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05C4E" w14:textId="63A29048" w:rsidR="00AC2766" w:rsidRPr="00E7408F" w:rsidRDefault="007501A8">
      <w:pPr>
        <w:rPr>
          <w:rFonts w:ascii="Century Gothic" w:hAnsi="Century Gothic"/>
          <w:sz w:val="20"/>
          <w:szCs w:val="20"/>
        </w:rPr>
      </w:pPr>
      <w:bookmarkStart w:id="0" w:name="_Hlk181815498"/>
      <w:bookmarkEnd w:id="0"/>
      <w:r w:rsidRPr="00E7408F">
        <w:rPr>
          <w:rFonts w:ascii="Century Gothic" w:hAnsi="Century Gothic"/>
          <w:noProof/>
          <w:sz w:val="20"/>
          <w:szCs w:val="20"/>
          <w:lang w:eastAsia="es-CO"/>
        </w:rPr>
        <w:drawing>
          <wp:anchor distT="0" distB="0" distL="114300" distR="114300" simplePos="0" relativeHeight="251650049" behindDoc="1" locked="0" layoutInCell="1" allowOverlap="1" wp14:anchorId="3CA73DC6" wp14:editId="78D326E3">
            <wp:simplePos x="0" y="0"/>
            <wp:positionH relativeFrom="page">
              <wp:align>right</wp:align>
            </wp:positionH>
            <wp:positionV relativeFrom="paragraph">
              <wp:posOffset>-1210310</wp:posOffset>
            </wp:positionV>
            <wp:extent cx="7767491" cy="10052048"/>
            <wp:effectExtent l="0" t="0" r="5080" b="6985"/>
            <wp:wrapNone/>
            <wp:docPr id="742724667"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4667" name="Imagen 1" descr="Map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767491" cy="10052048"/>
                    </a:xfrm>
                    <a:prstGeom prst="rect">
                      <a:avLst/>
                    </a:prstGeom>
                  </pic:spPr>
                </pic:pic>
              </a:graphicData>
            </a:graphic>
            <wp14:sizeRelH relativeFrom="margin">
              <wp14:pctWidth>0</wp14:pctWidth>
            </wp14:sizeRelH>
            <wp14:sizeRelV relativeFrom="margin">
              <wp14:pctHeight>0</wp14:pctHeight>
            </wp14:sizeRelV>
          </wp:anchor>
        </w:drawing>
      </w:r>
      <w:r w:rsidR="00AC2766" w:rsidRPr="00E7408F">
        <w:rPr>
          <w:rFonts w:ascii="Century Gothic" w:hAnsi="Century Gothic"/>
          <w:sz w:val="20"/>
          <w:szCs w:val="20"/>
        </w:rPr>
        <w:br w:type="page"/>
      </w:r>
    </w:p>
    <w:p w14:paraId="5D46C901" w14:textId="50766A6B" w:rsidR="00AC2766" w:rsidRPr="00E7408F" w:rsidRDefault="007501A8">
      <w:pPr>
        <w:rPr>
          <w:rFonts w:ascii="Century Gothic" w:hAnsi="Century Gothic"/>
          <w:sz w:val="20"/>
          <w:szCs w:val="20"/>
        </w:rPr>
      </w:pPr>
      <w:r w:rsidRPr="00E7408F">
        <w:rPr>
          <w:rFonts w:ascii="Century Gothic" w:hAnsi="Century Gothic"/>
          <w:noProof/>
          <w:sz w:val="20"/>
          <w:szCs w:val="20"/>
          <w:lang w:eastAsia="es-CO"/>
        </w:rPr>
        <w:lastRenderedPageBreak/>
        <w:drawing>
          <wp:anchor distT="0" distB="0" distL="114300" distR="114300" simplePos="0" relativeHeight="251650048" behindDoc="1" locked="0" layoutInCell="1" allowOverlap="1" wp14:anchorId="6D2BC1E6" wp14:editId="05A3D29B">
            <wp:simplePos x="0" y="0"/>
            <wp:positionH relativeFrom="page">
              <wp:align>right</wp:align>
            </wp:positionH>
            <wp:positionV relativeFrom="paragraph">
              <wp:posOffset>-1219835</wp:posOffset>
            </wp:positionV>
            <wp:extent cx="7772120" cy="10058037"/>
            <wp:effectExtent l="0" t="0" r="635" b="635"/>
            <wp:wrapNone/>
            <wp:docPr id="1060528074"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8074" name="Imagen 2" descr="Map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7772120" cy="10058037"/>
                    </a:xfrm>
                    <a:prstGeom prst="rect">
                      <a:avLst/>
                    </a:prstGeom>
                  </pic:spPr>
                </pic:pic>
              </a:graphicData>
            </a:graphic>
            <wp14:sizeRelH relativeFrom="page">
              <wp14:pctWidth>0</wp14:pctWidth>
            </wp14:sizeRelH>
            <wp14:sizeRelV relativeFrom="page">
              <wp14:pctHeight>0</wp14:pctHeight>
            </wp14:sizeRelV>
          </wp:anchor>
        </w:drawing>
      </w:r>
    </w:p>
    <w:p w14:paraId="6F19B884" w14:textId="77777777" w:rsidR="007501A8" w:rsidRPr="00E7408F" w:rsidRDefault="007501A8">
      <w:pPr>
        <w:rPr>
          <w:rFonts w:ascii="Century Gothic" w:hAnsi="Century Gothic"/>
          <w:sz w:val="20"/>
          <w:szCs w:val="20"/>
        </w:rPr>
      </w:pPr>
    </w:p>
    <w:p w14:paraId="539B1184" w14:textId="77777777" w:rsidR="007501A8" w:rsidRPr="00E7408F" w:rsidRDefault="007501A8">
      <w:pPr>
        <w:rPr>
          <w:rFonts w:ascii="Century Gothic" w:hAnsi="Century Gothic"/>
          <w:sz w:val="20"/>
          <w:szCs w:val="20"/>
        </w:rPr>
      </w:pPr>
    </w:p>
    <w:p w14:paraId="1F0D9E57" w14:textId="77777777" w:rsidR="007501A8" w:rsidRPr="00E7408F" w:rsidRDefault="007501A8">
      <w:pPr>
        <w:rPr>
          <w:rFonts w:ascii="Century Gothic" w:hAnsi="Century Gothic"/>
          <w:sz w:val="20"/>
          <w:szCs w:val="20"/>
        </w:rPr>
      </w:pPr>
    </w:p>
    <w:p w14:paraId="1991CE7D" w14:textId="77777777" w:rsidR="007501A8" w:rsidRPr="00E7408F" w:rsidRDefault="007501A8">
      <w:pPr>
        <w:rPr>
          <w:rFonts w:ascii="Century Gothic" w:hAnsi="Century Gothic"/>
          <w:sz w:val="20"/>
          <w:szCs w:val="20"/>
        </w:rPr>
      </w:pPr>
    </w:p>
    <w:p w14:paraId="0DBA64E5" w14:textId="77777777" w:rsidR="007501A8" w:rsidRPr="00E7408F" w:rsidRDefault="007501A8">
      <w:pPr>
        <w:rPr>
          <w:rFonts w:ascii="Century Gothic" w:hAnsi="Century Gothic"/>
          <w:sz w:val="20"/>
          <w:szCs w:val="20"/>
        </w:rPr>
      </w:pPr>
    </w:p>
    <w:p w14:paraId="754A266D" w14:textId="77777777" w:rsidR="007501A8" w:rsidRPr="00E7408F" w:rsidRDefault="007501A8">
      <w:pPr>
        <w:rPr>
          <w:rFonts w:ascii="Century Gothic" w:hAnsi="Century Gothic"/>
          <w:sz w:val="20"/>
          <w:szCs w:val="20"/>
        </w:rPr>
      </w:pPr>
    </w:p>
    <w:p w14:paraId="7FD6B449" w14:textId="77777777" w:rsidR="007501A8" w:rsidRPr="00E7408F" w:rsidRDefault="007501A8">
      <w:pPr>
        <w:rPr>
          <w:rFonts w:ascii="Century Gothic" w:hAnsi="Century Gothic"/>
          <w:sz w:val="20"/>
          <w:szCs w:val="20"/>
        </w:rPr>
      </w:pPr>
    </w:p>
    <w:p w14:paraId="2BA7D4EC" w14:textId="77777777" w:rsidR="007501A8" w:rsidRPr="00E7408F" w:rsidRDefault="007501A8">
      <w:pPr>
        <w:rPr>
          <w:rFonts w:ascii="Century Gothic" w:hAnsi="Century Gothic"/>
          <w:sz w:val="20"/>
          <w:szCs w:val="20"/>
        </w:rPr>
      </w:pPr>
    </w:p>
    <w:p w14:paraId="7D1D5374" w14:textId="77777777" w:rsidR="007501A8" w:rsidRPr="00E7408F" w:rsidRDefault="007501A8">
      <w:pPr>
        <w:rPr>
          <w:rFonts w:ascii="Century Gothic" w:hAnsi="Century Gothic"/>
          <w:sz w:val="20"/>
          <w:szCs w:val="20"/>
        </w:rPr>
      </w:pPr>
    </w:p>
    <w:p w14:paraId="43C6ABB4" w14:textId="77777777" w:rsidR="007501A8" w:rsidRPr="00E7408F" w:rsidRDefault="007501A8">
      <w:pPr>
        <w:rPr>
          <w:rFonts w:ascii="Century Gothic" w:hAnsi="Century Gothic"/>
          <w:sz w:val="20"/>
          <w:szCs w:val="20"/>
        </w:rPr>
      </w:pPr>
    </w:p>
    <w:p w14:paraId="597C7A38" w14:textId="77777777" w:rsidR="007501A8" w:rsidRPr="00E7408F" w:rsidRDefault="007501A8">
      <w:pPr>
        <w:rPr>
          <w:rFonts w:ascii="Century Gothic" w:hAnsi="Century Gothic"/>
          <w:sz w:val="20"/>
          <w:szCs w:val="20"/>
        </w:rPr>
      </w:pPr>
    </w:p>
    <w:p w14:paraId="4734D39A" w14:textId="77777777" w:rsidR="007501A8" w:rsidRPr="00E7408F" w:rsidRDefault="007501A8">
      <w:pPr>
        <w:rPr>
          <w:rFonts w:ascii="Century Gothic" w:hAnsi="Century Gothic"/>
          <w:sz w:val="20"/>
          <w:szCs w:val="20"/>
        </w:rPr>
      </w:pPr>
    </w:p>
    <w:p w14:paraId="1FD229C6" w14:textId="77777777" w:rsidR="007501A8" w:rsidRPr="00E7408F" w:rsidRDefault="007501A8">
      <w:pPr>
        <w:rPr>
          <w:rFonts w:ascii="Century Gothic" w:hAnsi="Century Gothic"/>
          <w:sz w:val="20"/>
          <w:szCs w:val="20"/>
        </w:rPr>
      </w:pPr>
    </w:p>
    <w:p w14:paraId="01BF1A7B" w14:textId="77777777" w:rsidR="007501A8" w:rsidRPr="00E7408F" w:rsidRDefault="007501A8">
      <w:pPr>
        <w:rPr>
          <w:rFonts w:ascii="Century Gothic" w:hAnsi="Century Gothic"/>
          <w:sz w:val="20"/>
          <w:szCs w:val="20"/>
        </w:rPr>
      </w:pPr>
    </w:p>
    <w:p w14:paraId="6D58B556" w14:textId="77777777" w:rsidR="007501A8" w:rsidRPr="00E7408F" w:rsidRDefault="007501A8">
      <w:pPr>
        <w:rPr>
          <w:rFonts w:ascii="Century Gothic" w:hAnsi="Century Gothic"/>
          <w:sz w:val="20"/>
          <w:szCs w:val="20"/>
        </w:rPr>
      </w:pPr>
    </w:p>
    <w:p w14:paraId="2D7BC6CD" w14:textId="77777777" w:rsidR="007501A8" w:rsidRPr="00E7408F" w:rsidRDefault="007501A8">
      <w:pPr>
        <w:rPr>
          <w:rFonts w:ascii="Century Gothic" w:hAnsi="Century Gothic"/>
          <w:sz w:val="20"/>
          <w:szCs w:val="20"/>
        </w:rPr>
      </w:pPr>
    </w:p>
    <w:p w14:paraId="42099957" w14:textId="77777777" w:rsidR="007501A8" w:rsidRPr="00E7408F" w:rsidRDefault="007501A8">
      <w:pPr>
        <w:rPr>
          <w:rFonts w:ascii="Century Gothic" w:hAnsi="Century Gothic"/>
          <w:sz w:val="20"/>
          <w:szCs w:val="20"/>
        </w:rPr>
      </w:pPr>
    </w:p>
    <w:p w14:paraId="608A9800" w14:textId="77777777" w:rsidR="007501A8" w:rsidRPr="00E7408F" w:rsidRDefault="007501A8">
      <w:pPr>
        <w:rPr>
          <w:rFonts w:ascii="Century Gothic" w:hAnsi="Century Gothic"/>
          <w:sz w:val="20"/>
          <w:szCs w:val="20"/>
        </w:rPr>
      </w:pPr>
    </w:p>
    <w:p w14:paraId="5DCF5A02" w14:textId="77777777" w:rsidR="007501A8" w:rsidRPr="00E7408F" w:rsidRDefault="007501A8">
      <w:pPr>
        <w:rPr>
          <w:rFonts w:ascii="Century Gothic" w:hAnsi="Century Gothic"/>
          <w:sz w:val="20"/>
          <w:szCs w:val="20"/>
        </w:rPr>
      </w:pPr>
    </w:p>
    <w:p w14:paraId="3D72CEB4" w14:textId="77777777" w:rsidR="00573DC9" w:rsidRDefault="00573DC9" w:rsidP="00A91765">
      <w:pPr>
        <w:spacing w:after="0"/>
        <w:rPr>
          <w:rFonts w:ascii="Century Gothic" w:hAnsi="Century Gothic"/>
          <w:color w:val="FFFFFF" w:themeColor="background1"/>
          <w:sz w:val="44"/>
          <w:szCs w:val="44"/>
        </w:rPr>
      </w:pPr>
    </w:p>
    <w:p w14:paraId="5834C777" w14:textId="787099B7" w:rsidR="00643E84" w:rsidRPr="00573DC9" w:rsidRDefault="003840DA" w:rsidP="00A91765">
      <w:pPr>
        <w:spacing w:after="0"/>
        <w:rPr>
          <w:rFonts w:ascii="Century Gothic" w:hAnsi="Century Gothic"/>
          <w:b/>
          <w:bCs/>
          <w:color w:val="FFFFFF" w:themeColor="background1"/>
          <w:sz w:val="44"/>
          <w:szCs w:val="44"/>
        </w:rPr>
      </w:pPr>
      <w:r w:rsidRPr="00573DC9">
        <w:rPr>
          <w:rFonts w:ascii="Century Gothic" w:hAnsi="Century Gothic"/>
          <w:color w:val="FFFFFF" w:themeColor="background1"/>
          <w:sz w:val="44"/>
          <w:szCs w:val="44"/>
        </w:rPr>
        <w:t>Instructivo</w:t>
      </w:r>
    </w:p>
    <w:p w14:paraId="74B0D7EE" w14:textId="7E0C597D" w:rsidR="00A91765" w:rsidRPr="00E7408F" w:rsidRDefault="008524BD" w:rsidP="00643E84">
      <w:pPr>
        <w:spacing w:after="0"/>
        <w:rPr>
          <w:rFonts w:ascii="Century Gothic" w:hAnsi="Century Gothic"/>
          <w:b/>
          <w:bCs/>
          <w:color w:val="FFC000" w:themeColor="accent4"/>
          <w:sz w:val="20"/>
          <w:szCs w:val="20"/>
        </w:rPr>
      </w:pPr>
      <w:r w:rsidRPr="008524BD">
        <w:rPr>
          <w:rFonts w:ascii="Century Gothic" w:hAnsi="Century Gothic" w:cs="Century Gothic"/>
          <w:b/>
          <w:bCs/>
          <w:color w:val="FFFFFF" w:themeColor="background1"/>
          <w:kern w:val="0"/>
          <w:sz w:val="52"/>
          <w:szCs w:val="56"/>
        </w:rPr>
        <w:t xml:space="preserve">Manual de Usuario del Tablero Power BI: </w:t>
      </w:r>
      <w:bookmarkStart w:id="1" w:name="_Hlk181198433"/>
      <w:r w:rsidR="002236FF">
        <w:rPr>
          <w:rFonts w:ascii="Century Gothic" w:hAnsi="Century Gothic" w:cs="Century Gothic"/>
          <w:b/>
          <w:bCs/>
          <w:color w:val="FFFFFF" w:themeColor="background1"/>
          <w:kern w:val="0"/>
          <w:sz w:val="52"/>
          <w:szCs w:val="56"/>
        </w:rPr>
        <w:t>Intensidad</w:t>
      </w:r>
      <w:r w:rsidR="00417520">
        <w:rPr>
          <w:rFonts w:ascii="Century Gothic" w:hAnsi="Century Gothic" w:cs="Century Gothic"/>
          <w:b/>
          <w:bCs/>
          <w:color w:val="FFFFFF" w:themeColor="background1"/>
          <w:kern w:val="0"/>
          <w:sz w:val="52"/>
          <w:szCs w:val="56"/>
        </w:rPr>
        <w:t xml:space="preserve"> de la Dinámica</w:t>
      </w:r>
      <w:r w:rsidRPr="008524BD">
        <w:rPr>
          <w:rFonts w:ascii="Century Gothic" w:hAnsi="Century Gothic" w:cs="Century Gothic"/>
          <w:b/>
          <w:bCs/>
          <w:color w:val="FFFFFF" w:themeColor="background1"/>
          <w:kern w:val="0"/>
          <w:sz w:val="52"/>
          <w:szCs w:val="56"/>
        </w:rPr>
        <w:t xml:space="preserve"> Inmobiliaria</w:t>
      </w:r>
      <w:r w:rsidR="00417520">
        <w:rPr>
          <w:rFonts w:ascii="Century Gothic" w:hAnsi="Century Gothic" w:cs="Century Gothic"/>
          <w:b/>
          <w:bCs/>
          <w:color w:val="FFFFFF" w:themeColor="background1"/>
          <w:kern w:val="0"/>
          <w:sz w:val="52"/>
          <w:szCs w:val="56"/>
        </w:rPr>
        <w:t xml:space="preserve"> </w:t>
      </w:r>
      <w:r w:rsidRPr="008524BD">
        <w:rPr>
          <w:rFonts w:ascii="Century Gothic" w:hAnsi="Century Gothic" w:cs="Century Gothic"/>
          <w:b/>
          <w:bCs/>
          <w:color w:val="FFFFFF" w:themeColor="background1"/>
          <w:kern w:val="0"/>
          <w:sz w:val="52"/>
          <w:szCs w:val="56"/>
        </w:rPr>
        <w:t>en Colombia</w:t>
      </w:r>
      <w:bookmarkEnd w:id="1"/>
    </w:p>
    <w:p w14:paraId="4BF17916" w14:textId="77777777" w:rsidR="00A91765" w:rsidRPr="00E7408F" w:rsidRDefault="00A91765" w:rsidP="00643E84">
      <w:pPr>
        <w:spacing w:after="0"/>
        <w:rPr>
          <w:rFonts w:ascii="Century Gothic" w:hAnsi="Century Gothic"/>
          <w:b/>
          <w:bCs/>
          <w:color w:val="FFC000" w:themeColor="accent4"/>
          <w:sz w:val="20"/>
          <w:szCs w:val="20"/>
        </w:rPr>
      </w:pPr>
    </w:p>
    <w:p w14:paraId="40F1B9FC" w14:textId="03D315DE" w:rsidR="00110F30" w:rsidRPr="00573DC9" w:rsidRDefault="007501A8" w:rsidP="00643E84">
      <w:pPr>
        <w:spacing w:after="0"/>
        <w:rPr>
          <w:rFonts w:ascii="Century Gothic" w:hAnsi="Century Gothic"/>
          <w:b/>
          <w:bCs/>
          <w:color w:val="FFFFFF" w:themeColor="background1"/>
          <w:sz w:val="28"/>
          <w:szCs w:val="28"/>
        </w:rPr>
        <w:sectPr w:rsidR="00110F30" w:rsidRPr="00573DC9" w:rsidSect="00BC78C6">
          <w:headerReference w:type="default" r:id="rId10"/>
          <w:footerReference w:type="default" r:id="rId11"/>
          <w:pgSz w:w="12240" w:h="15840"/>
          <w:pgMar w:top="1134" w:right="1134" w:bottom="1134" w:left="1134" w:header="567" w:footer="567" w:gutter="0"/>
          <w:cols w:space="708"/>
          <w:docGrid w:linePitch="360"/>
        </w:sectPr>
      </w:pPr>
      <w:r w:rsidRPr="00573DC9">
        <w:rPr>
          <w:rFonts w:ascii="Century Gothic" w:hAnsi="Century Gothic"/>
          <w:b/>
          <w:bCs/>
          <w:color w:val="FFC000" w:themeColor="accent4"/>
          <w:sz w:val="28"/>
          <w:szCs w:val="28"/>
        </w:rPr>
        <w:t>Código:</w:t>
      </w:r>
      <w:r w:rsidRPr="00573DC9">
        <w:rPr>
          <w:rFonts w:ascii="Century Gothic" w:hAnsi="Century Gothic"/>
          <w:b/>
          <w:bCs/>
          <w:color w:val="F9B32D"/>
          <w:sz w:val="28"/>
          <w:szCs w:val="28"/>
        </w:rPr>
        <w:t xml:space="preserve"> </w:t>
      </w:r>
      <w:r w:rsidR="003840DA" w:rsidRPr="00573DC9">
        <w:rPr>
          <w:rFonts w:ascii="Century Gothic" w:hAnsi="Century Gothic"/>
          <w:b/>
          <w:bCs/>
          <w:color w:val="FFFFFF" w:themeColor="background1"/>
          <w:sz w:val="28"/>
          <w:szCs w:val="28"/>
        </w:rPr>
        <w:t>IN</w:t>
      </w:r>
      <w:r w:rsidRPr="00573DC9">
        <w:rPr>
          <w:rFonts w:ascii="Century Gothic" w:hAnsi="Century Gothic"/>
          <w:b/>
          <w:bCs/>
          <w:color w:val="FFFFFF" w:themeColor="background1"/>
          <w:sz w:val="28"/>
          <w:szCs w:val="28"/>
        </w:rPr>
        <w:t xml:space="preserve">-XX-XX           </w:t>
      </w:r>
      <w:r w:rsidRPr="00573DC9">
        <w:rPr>
          <w:rFonts w:ascii="Century Gothic" w:hAnsi="Century Gothic"/>
          <w:b/>
          <w:bCs/>
          <w:color w:val="FFC000" w:themeColor="accent4"/>
          <w:sz w:val="28"/>
          <w:szCs w:val="28"/>
        </w:rPr>
        <w:t xml:space="preserve">Versión: </w:t>
      </w:r>
      <w:r w:rsidR="004B3ECA" w:rsidRPr="00573DC9">
        <w:rPr>
          <w:rFonts w:ascii="Century Gothic" w:hAnsi="Century Gothic"/>
          <w:b/>
          <w:bCs/>
          <w:color w:val="FFFFFF" w:themeColor="background1"/>
          <w:sz w:val="28"/>
          <w:szCs w:val="28"/>
        </w:rPr>
        <w:t>II</w:t>
      </w:r>
      <w:r w:rsidRPr="00573DC9">
        <w:rPr>
          <w:rFonts w:ascii="Century Gothic" w:hAnsi="Century Gothic"/>
          <w:b/>
          <w:bCs/>
          <w:color w:val="FFFFFF" w:themeColor="background1"/>
          <w:sz w:val="28"/>
          <w:szCs w:val="28"/>
        </w:rPr>
        <w:t xml:space="preserve">            </w:t>
      </w:r>
      <w:r w:rsidRPr="00573DC9">
        <w:rPr>
          <w:rFonts w:ascii="Century Gothic" w:hAnsi="Century Gothic"/>
          <w:b/>
          <w:bCs/>
          <w:color w:val="FFC000" w:themeColor="accent4"/>
          <w:sz w:val="28"/>
          <w:szCs w:val="28"/>
        </w:rPr>
        <w:t xml:space="preserve">Vigente desde: </w:t>
      </w:r>
      <w:proofErr w:type="spellStart"/>
      <w:r w:rsidRPr="00573DC9">
        <w:rPr>
          <w:rFonts w:ascii="Century Gothic" w:hAnsi="Century Gothic"/>
          <w:b/>
          <w:bCs/>
          <w:color w:val="FFFFFF" w:themeColor="background1"/>
          <w:sz w:val="28"/>
          <w:szCs w:val="28"/>
        </w:rPr>
        <w:t>dd</w:t>
      </w:r>
      <w:proofErr w:type="spellEnd"/>
      <w:r w:rsidRPr="00573DC9">
        <w:rPr>
          <w:rFonts w:ascii="Century Gothic" w:hAnsi="Century Gothic"/>
          <w:b/>
          <w:bCs/>
          <w:color w:val="FFFFFF" w:themeColor="background1"/>
          <w:sz w:val="28"/>
          <w:szCs w:val="28"/>
        </w:rPr>
        <w:t>/mm/</w:t>
      </w:r>
      <w:proofErr w:type="spellStart"/>
      <w:r w:rsidRPr="00573DC9">
        <w:rPr>
          <w:rFonts w:ascii="Century Gothic" w:hAnsi="Century Gothic"/>
          <w:b/>
          <w:bCs/>
          <w:color w:val="FFFFFF" w:themeColor="background1"/>
          <w:sz w:val="28"/>
          <w:szCs w:val="28"/>
        </w:rPr>
        <w:t>aaaa</w:t>
      </w:r>
      <w:proofErr w:type="spellEnd"/>
    </w:p>
    <w:p w14:paraId="204898C0" w14:textId="10541A33" w:rsidR="008524BD" w:rsidRDefault="008524BD" w:rsidP="008524BD">
      <w:pPr>
        <w:pStyle w:val="Ttulo1"/>
        <w:numPr>
          <w:ilvl w:val="0"/>
          <w:numId w:val="2"/>
        </w:numPr>
        <w:tabs>
          <w:tab w:val="num" w:pos="360"/>
        </w:tabs>
        <w:spacing w:before="0" w:line="240" w:lineRule="auto"/>
        <w:ind w:left="0" w:firstLine="0"/>
        <w:jc w:val="both"/>
        <w:rPr>
          <w:rFonts w:ascii="Century Gothic" w:eastAsia="Times New Roman" w:hAnsi="Century Gothic"/>
          <w:b/>
          <w:bCs/>
          <w:sz w:val="20"/>
          <w:szCs w:val="20"/>
          <w:lang w:val="es-ES" w:eastAsia="es-ES"/>
        </w:rPr>
      </w:pPr>
      <w:bookmarkStart w:id="2" w:name="_Toc156390681"/>
      <w:r>
        <w:rPr>
          <w:rFonts w:ascii="Century Gothic" w:eastAsia="Times New Roman" w:hAnsi="Century Gothic"/>
          <w:b/>
          <w:bCs/>
          <w:sz w:val="20"/>
          <w:szCs w:val="20"/>
          <w:lang w:val="es-ES" w:eastAsia="es-ES"/>
        </w:rPr>
        <w:lastRenderedPageBreak/>
        <w:t xml:space="preserve">TABLERO: </w:t>
      </w:r>
      <w:r w:rsidR="00417520" w:rsidRPr="00417520">
        <w:rPr>
          <w:rFonts w:ascii="Century Gothic" w:eastAsia="Times New Roman" w:hAnsi="Century Gothic"/>
          <w:b/>
          <w:bCs/>
          <w:sz w:val="20"/>
          <w:szCs w:val="20"/>
          <w:lang w:val="es-ES" w:eastAsia="es-ES"/>
        </w:rPr>
        <w:t>INTENSIDAD DE LA DINÁMICA INMOBILIARIA EN COLOMBIA</w:t>
      </w:r>
    </w:p>
    <w:p w14:paraId="5903D35D" w14:textId="63CF66FD" w:rsidR="008524BD" w:rsidRDefault="008524BD" w:rsidP="008524BD">
      <w:pPr>
        <w:rPr>
          <w:lang w:val="es-ES" w:eastAsia="es-ES"/>
        </w:rPr>
      </w:pPr>
    </w:p>
    <w:p w14:paraId="76EC7A98" w14:textId="641B76A7" w:rsidR="008524BD" w:rsidRPr="008524BD" w:rsidRDefault="008524BD" w:rsidP="008524BD">
      <w:pPr>
        <w:jc w:val="both"/>
        <w:rPr>
          <w:rFonts w:ascii="Century Gothic" w:hAnsi="Century Gothic" w:cs="Arial"/>
          <w:sz w:val="20"/>
          <w:szCs w:val="20"/>
          <w:lang w:eastAsia="es-ES"/>
        </w:rPr>
      </w:pPr>
      <w:r w:rsidRPr="008524BD">
        <w:rPr>
          <w:rFonts w:ascii="Century Gothic" w:hAnsi="Century Gothic" w:cs="Arial"/>
          <w:sz w:val="20"/>
          <w:szCs w:val="20"/>
          <w:lang w:eastAsia="es-ES"/>
        </w:rPr>
        <w:t>El presente tablero, fue construido utilizando el software Power BI, y es denominado: “</w:t>
      </w:r>
      <w:r w:rsidR="00417520" w:rsidRPr="00417520">
        <w:rPr>
          <w:rFonts w:ascii="Century Gothic" w:hAnsi="Century Gothic" w:cs="Arial"/>
          <w:sz w:val="20"/>
          <w:szCs w:val="20"/>
          <w:lang w:eastAsia="es-ES"/>
        </w:rPr>
        <w:t>Intensidad de la Dinámica Inmobiliaria en Colombia</w:t>
      </w:r>
      <w:r w:rsidRPr="008524BD">
        <w:rPr>
          <w:rFonts w:ascii="Century Gothic" w:hAnsi="Century Gothic" w:cs="Arial"/>
          <w:sz w:val="20"/>
          <w:szCs w:val="20"/>
          <w:lang w:eastAsia="es-ES"/>
        </w:rPr>
        <w:t xml:space="preserve">”, es una herramienta de visualización y análisis diseñada para </w:t>
      </w:r>
      <w:r w:rsidR="00952764" w:rsidRPr="00952764">
        <w:rPr>
          <w:rFonts w:ascii="Century Gothic" w:hAnsi="Century Gothic" w:cs="Arial"/>
          <w:sz w:val="20"/>
          <w:szCs w:val="20"/>
          <w:lang w:eastAsia="es-ES"/>
        </w:rPr>
        <w:t>explorar la dinámica inmobiliaria del país, a partir de un indicador de la intensidad de la dinámica inmobiliaria, que se constru</w:t>
      </w:r>
      <w:r w:rsidR="00952764">
        <w:rPr>
          <w:rFonts w:ascii="Century Gothic" w:hAnsi="Century Gothic" w:cs="Arial"/>
          <w:sz w:val="20"/>
          <w:szCs w:val="20"/>
          <w:lang w:eastAsia="es-ES"/>
        </w:rPr>
        <w:t>ye</w:t>
      </w:r>
      <w:r w:rsidR="00952764" w:rsidRPr="00952764">
        <w:rPr>
          <w:rFonts w:ascii="Century Gothic" w:hAnsi="Century Gothic" w:cs="Arial"/>
          <w:sz w:val="20"/>
          <w:szCs w:val="20"/>
          <w:lang w:eastAsia="es-ES"/>
        </w:rPr>
        <w:t xml:space="preserve"> a partir de las variables, total de inmuebles, avalúos, transacciones y ofertas</w:t>
      </w:r>
      <w:r w:rsidRPr="008524BD">
        <w:rPr>
          <w:rFonts w:ascii="Century Gothic" w:hAnsi="Century Gothic" w:cs="Arial"/>
          <w:sz w:val="20"/>
          <w:szCs w:val="20"/>
          <w:lang w:eastAsia="es-ES"/>
        </w:rPr>
        <w:t>. La información presentada incluye datos reportados por la Superintendencia de Notariado y Registro (SNR)</w:t>
      </w:r>
      <w:r w:rsidR="00952764">
        <w:rPr>
          <w:rFonts w:ascii="Century Gothic" w:hAnsi="Century Gothic" w:cs="Arial"/>
          <w:sz w:val="20"/>
          <w:szCs w:val="20"/>
          <w:lang w:eastAsia="es-ES"/>
        </w:rPr>
        <w:t xml:space="preserve">, entidades comerciales, técnicas de </w:t>
      </w:r>
      <w:r w:rsidR="00952764" w:rsidRPr="00952764">
        <w:rPr>
          <w:rFonts w:ascii="Century Gothic" w:hAnsi="Century Gothic" w:cs="Arial"/>
          <w:i/>
          <w:iCs/>
          <w:sz w:val="20"/>
          <w:szCs w:val="20"/>
          <w:lang w:eastAsia="es-ES"/>
        </w:rPr>
        <w:t>webscrapping</w:t>
      </w:r>
      <w:r w:rsidRPr="008524BD">
        <w:rPr>
          <w:rFonts w:ascii="Century Gothic" w:hAnsi="Century Gothic" w:cs="Arial"/>
          <w:sz w:val="20"/>
          <w:szCs w:val="20"/>
          <w:lang w:eastAsia="es-ES"/>
        </w:rPr>
        <w:t xml:space="preserve"> y procesada por el Observatorio Inmobiliario Catastral (OIC) del Instituto Geográfico Agustín Codazzi (IGAC). Permite analizar </w:t>
      </w:r>
      <w:r w:rsidR="00952764">
        <w:rPr>
          <w:rFonts w:ascii="Century Gothic" w:hAnsi="Century Gothic" w:cs="Arial"/>
          <w:sz w:val="20"/>
          <w:szCs w:val="20"/>
          <w:lang w:eastAsia="es-ES"/>
        </w:rPr>
        <w:t xml:space="preserve">el </w:t>
      </w:r>
      <w:r w:rsidR="00952764" w:rsidRPr="00952764">
        <w:rPr>
          <w:rFonts w:ascii="Century Gothic" w:hAnsi="Century Gothic" w:cs="Arial"/>
          <w:sz w:val="20"/>
          <w:szCs w:val="20"/>
          <w:lang w:eastAsia="es-ES"/>
        </w:rPr>
        <w:t>comportamiento del indicador de la intensidad de dinámica inmobiliaria en Colombia</w:t>
      </w:r>
      <w:r w:rsidR="00952764">
        <w:rPr>
          <w:rFonts w:ascii="Century Gothic" w:hAnsi="Century Gothic" w:cs="Arial"/>
          <w:sz w:val="20"/>
          <w:szCs w:val="20"/>
          <w:lang w:eastAsia="es-ES"/>
        </w:rPr>
        <w:t>,</w:t>
      </w:r>
      <w:r w:rsidRPr="008524BD">
        <w:rPr>
          <w:rFonts w:ascii="Century Gothic" w:hAnsi="Century Gothic" w:cs="Arial"/>
          <w:sz w:val="20"/>
          <w:szCs w:val="20"/>
          <w:lang w:eastAsia="es-ES"/>
        </w:rPr>
        <w:t xml:space="preserve"> a diferentes niveles geográficos (nacional, departamental y municipal) entre los años 2015 y 2023</w:t>
      </w:r>
      <w:r w:rsidR="00952764">
        <w:rPr>
          <w:rFonts w:ascii="Century Gothic" w:hAnsi="Century Gothic" w:cs="Arial"/>
          <w:sz w:val="20"/>
          <w:szCs w:val="20"/>
          <w:lang w:eastAsia="es-ES"/>
        </w:rPr>
        <w:t>.</w:t>
      </w:r>
    </w:p>
    <w:p w14:paraId="140CDE50" w14:textId="7CD93B72" w:rsidR="008524BD" w:rsidRDefault="008524BD" w:rsidP="008524BD">
      <w:pPr>
        <w:jc w:val="both"/>
        <w:rPr>
          <w:rFonts w:ascii="Century Gothic" w:hAnsi="Century Gothic" w:cs="Arial"/>
          <w:sz w:val="20"/>
          <w:szCs w:val="20"/>
          <w:lang w:eastAsia="es-ES"/>
        </w:rPr>
      </w:pPr>
      <w:r w:rsidRPr="008524BD">
        <w:rPr>
          <w:rFonts w:ascii="Century Gothic" w:hAnsi="Century Gothic" w:cs="Arial"/>
          <w:sz w:val="20"/>
          <w:szCs w:val="20"/>
          <w:lang w:eastAsia="es-ES"/>
        </w:rPr>
        <w:t>Esta guía explica cómo navegar y utilizar el tablero para realizar análisis de</w:t>
      </w:r>
      <w:r w:rsidR="00952764">
        <w:rPr>
          <w:rFonts w:ascii="Century Gothic" w:hAnsi="Century Gothic" w:cs="Arial"/>
          <w:sz w:val="20"/>
          <w:szCs w:val="20"/>
          <w:lang w:eastAsia="es-ES"/>
        </w:rPr>
        <w:t>l</w:t>
      </w:r>
      <w:r w:rsidRPr="008524BD">
        <w:rPr>
          <w:rFonts w:ascii="Century Gothic" w:hAnsi="Century Gothic" w:cs="Arial"/>
          <w:sz w:val="20"/>
          <w:szCs w:val="20"/>
          <w:lang w:eastAsia="es-ES"/>
        </w:rPr>
        <w:t xml:space="preserve"> </w:t>
      </w:r>
      <w:r w:rsidR="00952764">
        <w:rPr>
          <w:rFonts w:ascii="Century Gothic" w:hAnsi="Century Gothic" w:cs="Arial"/>
          <w:sz w:val="20"/>
          <w:szCs w:val="20"/>
          <w:lang w:eastAsia="es-ES"/>
        </w:rPr>
        <w:t xml:space="preserve">indicador </w:t>
      </w:r>
      <w:r w:rsidR="00952764" w:rsidRPr="00417520">
        <w:rPr>
          <w:rFonts w:ascii="Century Gothic" w:hAnsi="Century Gothic" w:cs="Arial"/>
          <w:sz w:val="20"/>
          <w:szCs w:val="20"/>
          <w:lang w:eastAsia="es-ES"/>
        </w:rPr>
        <w:t>Intensidad de la Dinámica Inmobiliaria en Colombia</w:t>
      </w:r>
      <w:r w:rsidRPr="008524BD">
        <w:rPr>
          <w:rFonts w:ascii="Century Gothic" w:hAnsi="Century Gothic" w:cs="Arial"/>
          <w:sz w:val="20"/>
          <w:szCs w:val="20"/>
          <w:lang w:eastAsia="es-ES"/>
        </w:rPr>
        <w:t>, interpretar tendencias</w:t>
      </w:r>
      <w:r w:rsidR="00952764">
        <w:rPr>
          <w:rFonts w:ascii="Century Gothic" w:hAnsi="Century Gothic" w:cs="Arial"/>
          <w:sz w:val="20"/>
          <w:szCs w:val="20"/>
          <w:lang w:eastAsia="es-ES"/>
        </w:rPr>
        <w:t>, realizar comparaciones</w:t>
      </w:r>
      <w:r w:rsidRPr="008524BD">
        <w:rPr>
          <w:rFonts w:ascii="Century Gothic" w:hAnsi="Century Gothic" w:cs="Arial"/>
          <w:sz w:val="20"/>
          <w:szCs w:val="20"/>
          <w:lang w:eastAsia="es-ES"/>
        </w:rPr>
        <w:t xml:space="preserve"> y obtener insights </w:t>
      </w:r>
      <w:r w:rsidR="00952764">
        <w:rPr>
          <w:rFonts w:ascii="Century Gothic" w:hAnsi="Century Gothic" w:cs="Arial"/>
          <w:sz w:val="20"/>
          <w:szCs w:val="20"/>
          <w:lang w:eastAsia="es-ES"/>
        </w:rPr>
        <w:t>a partir de la información en las dinámicas del</w:t>
      </w:r>
      <w:r w:rsidRPr="008524BD">
        <w:rPr>
          <w:rFonts w:ascii="Century Gothic" w:hAnsi="Century Gothic" w:cs="Arial"/>
          <w:sz w:val="20"/>
          <w:szCs w:val="20"/>
          <w:lang w:eastAsia="es-ES"/>
        </w:rPr>
        <w:t xml:space="preserve"> mercado inmobiliario colombiano.</w:t>
      </w:r>
    </w:p>
    <w:p w14:paraId="5C982BBD" w14:textId="77777777" w:rsidR="008524BD" w:rsidRPr="008524BD" w:rsidRDefault="008524BD" w:rsidP="008524BD">
      <w:pPr>
        <w:jc w:val="both"/>
        <w:rPr>
          <w:rFonts w:ascii="Century Gothic" w:hAnsi="Century Gothic" w:cs="Arial"/>
          <w:sz w:val="20"/>
          <w:szCs w:val="20"/>
          <w:lang w:eastAsia="es-ES"/>
        </w:rPr>
      </w:pPr>
    </w:p>
    <w:p w14:paraId="217BD76E" w14:textId="239E3A66" w:rsidR="007501A8" w:rsidRDefault="007501A8" w:rsidP="005C3819">
      <w:pPr>
        <w:pStyle w:val="Ttulo1"/>
        <w:numPr>
          <w:ilvl w:val="0"/>
          <w:numId w:val="2"/>
        </w:numPr>
        <w:tabs>
          <w:tab w:val="num" w:pos="360"/>
        </w:tabs>
        <w:spacing w:before="0" w:line="240" w:lineRule="auto"/>
        <w:ind w:left="0" w:firstLine="0"/>
        <w:jc w:val="both"/>
        <w:rPr>
          <w:rFonts w:ascii="Century Gothic" w:eastAsia="Times New Roman" w:hAnsi="Century Gothic"/>
          <w:b/>
          <w:bCs/>
          <w:sz w:val="20"/>
          <w:szCs w:val="20"/>
          <w:lang w:val="es-ES" w:eastAsia="es-ES"/>
        </w:rPr>
      </w:pPr>
      <w:r w:rsidRPr="00E7408F">
        <w:rPr>
          <w:rFonts w:ascii="Century Gothic" w:eastAsia="Times New Roman" w:hAnsi="Century Gothic"/>
          <w:b/>
          <w:bCs/>
          <w:sz w:val="20"/>
          <w:szCs w:val="20"/>
          <w:lang w:val="es-ES" w:eastAsia="es-ES"/>
        </w:rPr>
        <w:t>OBJETIVO</w:t>
      </w:r>
      <w:bookmarkEnd w:id="2"/>
      <w:r w:rsidR="005220BC">
        <w:rPr>
          <w:rFonts w:ascii="Century Gothic" w:eastAsia="Times New Roman" w:hAnsi="Century Gothic"/>
          <w:b/>
          <w:bCs/>
          <w:sz w:val="20"/>
          <w:szCs w:val="20"/>
          <w:lang w:val="es-ES" w:eastAsia="es-ES"/>
        </w:rPr>
        <w:t>S</w:t>
      </w:r>
    </w:p>
    <w:p w14:paraId="188A0FD9" w14:textId="77777777" w:rsidR="008524BD" w:rsidRDefault="008524BD" w:rsidP="00E57FC4">
      <w:pPr>
        <w:spacing w:after="0" w:line="240" w:lineRule="auto"/>
        <w:jc w:val="both"/>
        <w:rPr>
          <w:lang w:val="es-ES" w:eastAsia="es-ES"/>
        </w:rPr>
      </w:pPr>
    </w:p>
    <w:p w14:paraId="6E2F13C0" w14:textId="2A63681B" w:rsidR="007501A8" w:rsidRDefault="005220BC" w:rsidP="00E57FC4">
      <w:pPr>
        <w:spacing w:after="0" w:line="240" w:lineRule="auto"/>
        <w:jc w:val="both"/>
        <w:rPr>
          <w:rFonts w:ascii="Century Gothic" w:hAnsi="Century Gothic" w:cs="Arial"/>
          <w:sz w:val="20"/>
          <w:szCs w:val="20"/>
          <w:lang w:eastAsia="es-ES"/>
        </w:rPr>
      </w:pPr>
      <w:r w:rsidRPr="005220BC">
        <w:rPr>
          <w:rFonts w:ascii="Century Gothic" w:hAnsi="Century Gothic" w:cs="Arial"/>
          <w:sz w:val="20"/>
          <w:szCs w:val="20"/>
          <w:lang w:eastAsia="es-ES"/>
        </w:rPr>
        <w:t xml:space="preserve">Proporcionar una visualización detallada de </w:t>
      </w:r>
      <w:r w:rsidR="00993A86">
        <w:rPr>
          <w:rFonts w:ascii="Century Gothic" w:hAnsi="Century Gothic" w:cs="Arial"/>
          <w:sz w:val="20"/>
          <w:szCs w:val="20"/>
          <w:lang w:eastAsia="es-ES"/>
        </w:rPr>
        <w:t xml:space="preserve">la </w:t>
      </w:r>
      <w:r w:rsidR="00993A86" w:rsidRPr="00993A86">
        <w:rPr>
          <w:rFonts w:ascii="Century Gothic" w:hAnsi="Century Gothic" w:cs="Arial"/>
          <w:sz w:val="20"/>
          <w:szCs w:val="20"/>
          <w:lang w:eastAsia="es-ES"/>
        </w:rPr>
        <w:t>Intensidad de la Dinámica Inmobiliaria en Colombia</w:t>
      </w:r>
      <w:r w:rsidRPr="005220BC">
        <w:rPr>
          <w:rFonts w:ascii="Century Gothic" w:hAnsi="Century Gothic" w:cs="Arial"/>
          <w:sz w:val="20"/>
          <w:szCs w:val="20"/>
          <w:lang w:eastAsia="es-ES"/>
        </w:rPr>
        <w:t>, cubriendo un rango temporal y geográfico para facilitar el análisis de patrones y tendencias en el sector.</w:t>
      </w:r>
    </w:p>
    <w:p w14:paraId="7ACBC50A" w14:textId="7652F8C8" w:rsidR="005220BC" w:rsidRDefault="005220BC" w:rsidP="00E57FC4">
      <w:pPr>
        <w:spacing w:after="0" w:line="240" w:lineRule="auto"/>
        <w:jc w:val="both"/>
        <w:rPr>
          <w:rFonts w:ascii="Century Gothic" w:hAnsi="Century Gothic" w:cs="Arial"/>
          <w:sz w:val="20"/>
          <w:szCs w:val="20"/>
          <w:lang w:eastAsia="es-ES"/>
        </w:rPr>
      </w:pPr>
    </w:p>
    <w:p w14:paraId="1FA47FD7" w14:textId="6E836B18" w:rsidR="005220BC" w:rsidRPr="005220BC" w:rsidRDefault="005220BC" w:rsidP="005220BC">
      <w:pPr>
        <w:spacing w:after="0" w:line="240" w:lineRule="auto"/>
        <w:jc w:val="both"/>
        <w:rPr>
          <w:rFonts w:ascii="Century Gothic" w:hAnsi="Century Gothic" w:cs="Arial"/>
          <w:sz w:val="20"/>
          <w:szCs w:val="20"/>
          <w:lang w:eastAsia="es-ES"/>
        </w:rPr>
      </w:pPr>
      <w:r w:rsidRPr="005220BC">
        <w:rPr>
          <w:rFonts w:ascii="Century Gothic" w:hAnsi="Century Gothic" w:cs="Arial"/>
          <w:b/>
          <w:bCs/>
          <w:sz w:val="20"/>
          <w:szCs w:val="20"/>
          <w:lang w:eastAsia="es-ES"/>
        </w:rPr>
        <w:t>Analizar Variaciones Temporales</w:t>
      </w:r>
      <w:r>
        <w:rPr>
          <w:rFonts w:ascii="Century Gothic" w:hAnsi="Century Gothic" w:cs="Arial"/>
          <w:sz w:val="20"/>
          <w:szCs w:val="20"/>
          <w:lang w:eastAsia="es-ES"/>
        </w:rPr>
        <w:t>:</w:t>
      </w:r>
      <w:r w:rsidRPr="005220BC">
        <w:rPr>
          <w:rFonts w:ascii="Century Gothic" w:hAnsi="Century Gothic" w:cs="Arial"/>
          <w:sz w:val="20"/>
          <w:szCs w:val="20"/>
          <w:lang w:eastAsia="es-ES"/>
        </w:rPr>
        <w:t xml:space="preserve"> Identificar cambios en la </w:t>
      </w:r>
      <w:r w:rsidR="00993A86" w:rsidRPr="00417520">
        <w:rPr>
          <w:rFonts w:ascii="Century Gothic" w:hAnsi="Century Gothic" w:cs="Arial"/>
          <w:sz w:val="20"/>
          <w:szCs w:val="20"/>
          <w:lang w:eastAsia="es-ES"/>
        </w:rPr>
        <w:t>Intensidad de la Dinámica Inmobiliaria en Colombia</w:t>
      </w:r>
      <w:r w:rsidR="00993A86">
        <w:rPr>
          <w:rFonts w:ascii="Century Gothic" w:hAnsi="Century Gothic" w:cs="Arial"/>
          <w:sz w:val="20"/>
          <w:szCs w:val="20"/>
          <w:lang w:eastAsia="es-ES"/>
        </w:rPr>
        <w:t xml:space="preserve">, </w:t>
      </w:r>
      <w:r w:rsidR="00993A86" w:rsidRPr="00993A86">
        <w:rPr>
          <w:rFonts w:ascii="Century Gothic" w:hAnsi="Century Gothic" w:cs="Arial"/>
          <w:sz w:val="20"/>
          <w:szCs w:val="20"/>
          <w:lang w:eastAsia="es-ES"/>
        </w:rPr>
        <w:t>anualmente</w:t>
      </w:r>
      <w:r w:rsidR="00993A86">
        <w:rPr>
          <w:rFonts w:ascii="Century Gothic" w:hAnsi="Century Gothic" w:cs="Arial"/>
          <w:sz w:val="20"/>
          <w:szCs w:val="20"/>
          <w:lang w:eastAsia="es-ES"/>
        </w:rPr>
        <w:t>.</w:t>
      </w:r>
    </w:p>
    <w:p w14:paraId="04C91BEC" w14:textId="1D3F72CA" w:rsidR="005220BC" w:rsidRPr="005220BC" w:rsidRDefault="005220BC" w:rsidP="005220BC">
      <w:pPr>
        <w:spacing w:after="0" w:line="240" w:lineRule="auto"/>
        <w:jc w:val="both"/>
        <w:rPr>
          <w:rFonts w:ascii="Century Gothic" w:hAnsi="Century Gothic" w:cs="Arial"/>
          <w:sz w:val="20"/>
          <w:szCs w:val="20"/>
          <w:lang w:eastAsia="es-ES"/>
        </w:rPr>
      </w:pPr>
      <w:r w:rsidRPr="005220BC">
        <w:rPr>
          <w:rFonts w:ascii="Century Gothic" w:hAnsi="Century Gothic" w:cs="Arial"/>
          <w:b/>
          <w:bCs/>
          <w:sz w:val="20"/>
          <w:szCs w:val="20"/>
          <w:lang w:eastAsia="es-ES"/>
        </w:rPr>
        <w:t>Segmentar por Nivel Geográfico</w:t>
      </w:r>
      <w:r w:rsidRPr="005220BC">
        <w:rPr>
          <w:rFonts w:ascii="Century Gothic" w:hAnsi="Century Gothic" w:cs="Arial"/>
          <w:sz w:val="20"/>
          <w:szCs w:val="20"/>
          <w:lang w:eastAsia="es-ES"/>
        </w:rPr>
        <w:t>: Comparar datos a nivel departamental y municipal para descubrir diferencias en la actividad inmobiliaria.</w:t>
      </w:r>
    </w:p>
    <w:p w14:paraId="3240E4C8" w14:textId="25903A17" w:rsidR="005220BC" w:rsidRPr="005220BC" w:rsidRDefault="005220BC" w:rsidP="005220BC">
      <w:pPr>
        <w:spacing w:after="0" w:line="240" w:lineRule="auto"/>
        <w:jc w:val="both"/>
        <w:rPr>
          <w:rFonts w:ascii="Century Gothic" w:hAnsi="Century Gothic" w:cs="Arial"/>
          <w:sz w:val="20"/>
          <w:szCs w:val="20"/>
          <w:lang w:eastAsia="es-ES"/>
        </w:rPr>
      </w:pPr>
      <w:r w:rsidRPr="005220BC">
        <w:rPr>
          <w:rFonts w:ascii="Century Gothic" w:hAnsi="Century Gothic" w:cs="Arial"/>
          <w:b/>
          <w:bCs/>
          <w:sz w:val="20"/>
          <w:szCs w:val="20"/>
          <w:lang w:eastAsia="es-ES"/>
        </w:rPr>
        <w:t>Categorizar por Zona</w:t>
      </w:r>
      <w:r w:rsidRPr="005220BC">
        <w:rPr>
          <w:rFonts w:ascii="Century Gothic" w:hAnsi="Century Gothic" w:cs="Arial"/>
          <w:sz w:val="20"/>
          <w:szCs w:val="20"/>
          <w:lang w:eastAsia="es-ES"/>
        </w:rPr>
        <w:t>: Proporcionar una vista detallada de</w:t>
      </w:r>
      <w:r w:rsidR="00993A86">
        <w:rPr>
          <w:rFonts w:ascii="Century Gothic" w:hAnsi="Century Gothic" w:cs="Arial"/>
          <w:sz w:val="20"/>
          <w:szCs w:val="20"/>
          <w:lang w:eastAsia="es-ES"/>
        </w:rPr>
        <w:t xml:space="preserve"> la dinámica inmobiliaria</w:t>
      </w:r>
      <w:r w:rsidRPr="005220BC">
        <w:rPr>
          <w:rFonts w:ascii="Century Gothic" w:hAnsi="Century Gothic" w:cs="Arial"/>
          <w:sz w:val="20"/>
          <w:szCs w:val="20"/>
          <w:lang w:eastAsia="es-ES"/>
        </w:rPr>
        <w:t xml:space="preserve"> en zonas urbanas y rurales</w:t>
      </w:r>
      <w:r w:rsidR="00993A86">
        <w:rPr>
          <w:rFonts w:ascii="Century Gothic" w:hAnsi="Century Gothic" w:cs="Arial"/>
          <w:sz w:val="20"/>
          <w:szCs w:val="20"/>
          <w:lang w:eastAsia="es-ES"/>
        </w:rPr>
        <w:t>.</w:t>
      </w:r>
    </w:p>
    <w:p w14:paraId="681EFD13" w14:textId="1B958A39" w:rsidR="005220BC" w:rsidRDefault="005220BC" w:rsidP="005220BC">
      <w:pPr>
        <w:spacing w:after="0" w:line="240" w:lineRule="auto"/>
        <w:jc w:val="both"/>
        <w:rPr>
          <w:rFonts w:ascii="Century Gothic" w:hAnsi="Century Gothic" w:cs="Arial"/>
          <w:sz w:val="20"/>
          <w:szCs w:val="20"/>
          <w:lang w:eastAsia="es-ES"/>
        </w:rPr>
      </w:pPr>
      <w:r w:rsidRPr="005220BC">
        <w:rPr>
          <w:rFonts w:ascii="Century Gothic" w:hAnsi="Century Gothic" w:cs="Arial"/>
          <w:b/>
          <w:bCs/>
          <w:sz w:val="20"/>
          <w:szCs w:val="20"/>
          <w:lang w:eastAsia="es-ES"/>
        </w:rPr>
        <w:t>Generar Informes Exportables</w:t>
      </w:r>
      <w:r w:rsidRPr="005220BC">
        <w:rPr>
          <w:rFonts w:ascii="Century Gothic" w:hAnsi="Century Gothic" w:cs="Arial"/>
          <w:sz w:val="20"/>
          <w:szCs w:val="20"/>
          <w:lang w:eastAsia="es-ES"/>
        </w:rPr>
        <w:t>: Permitir la descarga de reportes en formato Excel para análisis adicionales y presentaciones.</w:t>
      </w:r>
    </w:p>
    <w:p w14:paraId="52E47AC8" w14:textId="77777777" w:rsidR="00DE045F" w:rsidRDefault="00DE045F" w:rsidP="005220BC">
      <w:pPr>
        <w:spacing w:after="0" w:line="240" w:lineRule="auto"/>
        <w:jc w:val="both"/>
        <w:rPr>
          <w:rFonts w:ascii="Century Gothic" w:hAnsi="Century Gothic" w:cs="Arial"/>
          <w:sz w:val="20"/>
          <w:szCs w:val="20"/>
          <w:lang w:eastAsia="es-ES"/>
        </w:rPr>
      </w:pPr>
    </w:p>
    <w:p w14:paraId="5E94147A" w14:textId="77777777" w:rsidR="005220BC" w:rsidRPr="00E7408F" w:rsidRDefault="005220BC" w:rsidP="00E57FC4">
      <w:pPr>
        <w:spacing w:after="0" w:line="240" w:lineRule="auto"/>
        <w:jc w:val="both"/>
        <w:rPr>
          <w:rFonts w:ascii="Century Gothic" w:hAnsi="Century Gothic" w:cs="Arial"/>
          <w:sz w:val="20"/>
          <w:szCs w:val="20"/>
          <w:lang w:val="es-ES" w:eastAsia="es-ES"/>
        </w:rPr>
      </w:pPr>
    </w:p>
    <w:p w14:paraId="395F366F" w14:textId="4DDC377C" w:rsidR="008524BD" w:rsidRPr="008524BD" w:rsidRDefault="00C820F6" w:rsidP="008524BD">
      <w:pPr>
        <w:pStyle w:val="Ttulo1"/>
        <w:numPr>
          <w:ilvl w:val="0"/>
          <w:numId w:val="2"/>
        </w:numPr>
        <w:tabs>
          <w:tab w:val="num" w:pos="360"/>
        </w:tabs>
        <w:spacing w:before="0" w:line="240" w:lineRule="auto"/>
        <w:ind w:left="0" w:firstLine="0"/>
        <w:jc w:val="both"/>
        <w:rPr>
          <w:rFonts w:ascii="Century Gothic" w:eastAsia="Times New Roman" w:hAnsi="Century Gothic"/>
          <w:b/>
          <w:bCs/>
          <w:sz w:val="20"/>
          <w:szCs w:val="20"/>
          <w:lang w:val="es-ES" w:eastAsia="es-ES"/>
        </w:rPr>
      </w:pPr>
      <w:r>
        <w:rPr>
          <w:rFonts w:ascii="Century Gothic" w:eastAsia="Times New Roman" w:hAnsi="Century Gothic"/>
          <w:b/>
          <w:bCs/>
          <w:sz w:val="20"/>
          <w:szCs w:val="20"/>
          <w:lang w:val="es-ES" w:eastAsia="es-ES"/>
        </w:rPr>
        <w:t>GUÍA PARA EL ACCESO</w:t>
      </w:r>
      <w:r w:rsidRPr="008524BD">
        <w:rPr>
          <w:rFonts w:ascii="Century Gothic" w:eastAsia="Times New Roman" w:hAnsi="Century Gothic"/>
          <w:b/>
          <w:bCs/>
          <w:sz w:val="20"/>
          <w:szCs w:val="20"/>
          <w:lang w:val="es-ES" w:eastAsia="es-ES"/>
        </w:rPr>
        <w:t xml:space="preserve"> AL TABLERO</w:t>
      </w:r>
      <w:r>
        <w:rPr>
          <w:rFonts w:ascii="Century Gothic" w:eastAsia="Times New Roman" w:hAnsi="Century Gothic"/>
          <w:b/>
          <w:bCs/>
          <w:sz w:val="20"/>
          <w:szCs w:val="20"/>
          <w:lang w:val="es-ES" w:eastAsia="es-ES"/>
        </w:rPr>
        <w:t xml:space="preserve"> </w:t>
      </w:r>
    </w:p>
    <w:p w14:paraId="0EDEA6F1" w14:textId="77777777" w:rsidR="00AD0251" w:rsidRPr="00E7408F" w:rsidRDefault="00AD0251" w:rsidP="00DE4183">
      <w:pPr>
        <w:pStyle w:val="Prrafodelista"/>
        <w:spacing w:after="0" w:line="240" w:lineRule="auto"/>
        <w:ind w:left="360"/>
        <w:jc w:val="both"/>
        <w:rPr>
          <w:rFonts w:ascii="Century Gothic" w:hAnsi="Century Gothic"/>
          <w:sz w:val="20"/>
          <w:szCs w:val="20"/>
          <w:lang w:val="es-ES" w:eastAsia="es-ES"/>
        </w:rPr>
      </w:pPr>
    </w:p>
    <w:p w14:paraId="7E32BC2D" w14:textId="1CD08EDF" w:rsidR="003840DA" w:rsidRPr="00E7408F" w:rsidRDefault="0091700B" w:rsidP="00273426">
      <w:pPr>
        <w:spacing w:after="0" w:line="240" w:lineRule="auto"/>
        <w:jc w:val="both"/>
        <w:rPr>
          <w:rFonts w:ascii="Century Gothic" w:hAnsi="Century Gothic"/>
          <w:sz w:val="20"/>
          <w:szCs w:val="20"/>
          <w:lang w:val="es-ES" w:eastAsia="es-ES"/>
        </w:rPr>
      </w:pPr>
      <w:r w:rsidRPr="00E7408F">
        <w:rPr>
          <w:rFonts w:ascii="Century Gothic" w:hAnsi="Century Gothic"/>
          <w:sz w:val="20"/>
          <w:szCs w:val="20"/>
          <w:lang w:val="es-ES" w:eastAsia="es-ES"/>
        </w:rPr>
        <w:t xml:space="preserve">A continuación, se </w:t>
      </w:r>
      <w:r w:rsidR="003840DA" w:rsidRPr="00E7408F">
        <w:rPr>
          <w:rFonts w:ascii="Century Gothic" w:hAnsi="Century Gothic"/>
          <w:sz w:val="20"/>
          <w:szCs w:val="20"/>
          <w:lang w:val="es-ES" w:eastAsia="es-ES"/>
        </w:rPr>
        <w:t>proporciona</w:t>
      </w:r>
      <w:r w:rsidRPr="00E7408F">
        <w:rPr>
          <w:rFonts w:ascii="Century Gothic" w:hAnsi="Century Gothic"/>
          <w:sz w:val="20"/>
          <w:szCs w:val="20"/>
          <w:lang w:val="es-ES" w:eastAsia="es-ES"/>
        </w:rPr>
        <w:t xml:space="preserve">n las </w:t>
      </w:r>
      <w:r w:rsidR="003840DA" w:rsidRPr="00E7408F">
        <w:rPr>
          <w:rFonts w:ascii="Century Gothic" w:hAnsi="Century Gothic"/>
          <w:sz w:val="20"/>
          <w:szCs w:val="20"/>
          <w:lang w:val="es-ES" w:eastAsia="es-ES"/>
        </w:rPr>
        <w:t xml:space="preserve">instrucciones detalladas </w:t>
      </w:r>
      <w:r w:rsidR="008524BD">
        <w:rPr>
          <w:rFonts w:ascii="Century Gothic" w:hAnsi="Century Gothic"/>
          <w:sz w:val="20"/>
          <w:szCs w:val="20"/>
          <w:lang w:val="es-ES" w:eastAsia="es-ES"/>
        </w:rPr>
        <w:t>para</w:t>
      </w:r>
      <w:r w:rsidR="003840DA" w:rsidRPr="00E7408F">
        <w:rPr>
          <w:rFonts w:ascii="Century Gothic" w:hAnsi="Century Gothic"/>
          <w:sz w:val="20"/>
          <w:szCs w:val="20"/>
          <w:lang w:val="es-ES" w:eastAsia="es-ES"/>
        </w:rPr>
        <w:t xml:space="preserve"> </w:t>
      </w:r>
      <w:r w:rsidRPr="00E7408F">
        <w:rPr>
          <w:rFonts w:ascii="Century Gothic" w:hAnsi="Century Gothic"/>
          <w:sz w:val="20"/>
          <w:szCs w:val="20"/>
          <w:lang w:val="es-ES" w:eastAsia="es-ES"/>
        </w:rPr>
        <w:t xml:space="preserve">acceder y </w:t>
      </w:r>
      <w:r w:rsidR="008524BD">
        <w:rPr>
          <w:rFonts w:ascii="Century Gothic" w:hAnsi="Century Gothic"/>
          <w:sz w:val="20"/>
          <w:szCs w:val="20"/>
          <w:lang w:val="es-ES" w:eastAsia="es-ES"/>
        </w:rPr>
        <w:t xml:space="preserve">realizar las </w:t>
      </w:r>
      <w:r w:rsidRPr="00E7408F">
        <w:rPr>
          <w:rFonts w:ascii="Century Gothic" w:hAnsi="Century Gothic"/>
          <w:sz w:val="20"/>
          <w:szCs w:val="20"/>
          <w:lang w:val="es-ES" w:eastAsia="es-ES"/>
        </w:rPr>
        <w:t>consulta</w:t>
      </w:r>
      <w:r w:rsidR="008524BD">
        <w:rPr>
          <w:rFonts w:ascii="Century Gothic" w:hAnsi="Century Gothic"/>
          <w:sz w:val="20"/>
          <w:szCs w:val="20"/>
          <w:lang w:val="es-ES" w:eastAsia="es-ES"/>
        </w:rPr>
        <w:t xml:space="preserve">s </w:t>
      </w:r>
      <w:r w:rsidR="00527031">
        <w:rPr>
          <w:rFonts w:ascii="Century Gothic" w:hAnsi="Century Gothic"/>
          <w:sz w:val="20"/>
          <w:szCs w:val="20"/>
          <w:lang w:val="es-ES" w:eastAsia="es-ES"/>
        </w:rPr>
        <w:t>del Tablero de Dinámica Inmobiliaria en Colombia:</w:t>
      </w:r>
    </w:p>
    <w:p w14:paraId="69EEBE0A" w14:textId="77777777" w:rsidR="003840DA" w:rsidRPr="00E7408F" w:rsidRDefault="003840DA" w:rsidP="00E57FC4">
      <w:pPr>
        <w:spacing w:after="0" w:line="240" w:lineRule="auto"/>
        <w:jc w:val="both"/>
        <w:rPr>
          <w:rFonts w:ascii="Century Gothic" w:hAnsi="Century Gothic"/>
          <w:sz w:val="20"/>
          <w:szCs w:val="20"/>
          <w:lang w:val="es-ES" w:eastAsia="es-ES"/>
        </w:rPr>
      </w:pPr>
    </w:p>
    <w:p w14:paraId="0F01BFDD" w14:textId="2C574FAB" w:rsidR="00BF3DE6" w:rsidRPr="00DE045F" w:rsidRDefault="004E04D0" w:rsidP="004E04D0">
      <w:pPr>
        <w:pStyle w:val="Ttulo2"/>
        <w:numPr>
          <w:ilvl w:val="1"/>
          <w:numId w:val="2"/>
        </w:numPr>
        <w:rPr>
          <w:rFonts w:ascii="Century Gothic" w:eastAsia="Times New Roman" w:hAnsi="Century Gothic"/>
          <w:b/>
          <w:bCs/>
          <w:sz w:val="20"/>
          <w:szCs w:val="20"/>
          <w:lang w:val="es-ES" w:eastAsia="es-ES"/>
        </w:rPr>
      </w:pPr>
      <w:r w:rsidRPr="00E7408F">
        <w:rPr>
          <w:rFonts w:ascii="Century Gothic" w:eastAsia="Times New Roman" w:hAnsi="Century Gothic"/>
          <w:b/>
          <w:bCs/>
          <w:kern w:val="0"/>
          <w:sz w:val="20"/>
          <w:szCs w:val="20"/>
          <w:lang w:val="es-ES" w:eastAsia="es-ES"/>
          <w14:ligatures w14:val="none"/>
        </w:rPr>
        <w:t>Acceso a</w:t>
      </w:r>
      <w:r w:rsidR="00DE045F">
        <w:rPr>
          <w:rFonts w:ascii="Century Gothic" w:eastAsia="Times New Roman" w:hAnsi="Century Gothic"/>
          <w:b/>
          <w:bCs/>
          <w:sz w:val="20"/>
          <w:szCs w:val="20"/>
          <w:lang w:val="es-ES" w:eastAsia="es-ES"/>
        </w:rPr>
        <w:t xml:space="preserve"> </w:t>
      </w:r>
      <w:r w:rsidRPr="00E7408F">
        <w:rPr>
          <w:rFonts w:ascii="Century Gothic" w:eastAsia="Times New Roman" w:hAnsi="Century Gothic"/>
          <w:b/>
          <w:bCs/>
          <w:kern w:val="0"/>
          <w:sz w:val="20"/>
          <w:szCs w:val="20"/>
          <w:lang w:val="es-ES" w:eastAsia="es-ES"/>
          <w14:ligatures w14:val="none"/>
        </w:rPr>
        <w:t>l</w:t>
      </w:r>
      <w:r>
        <w:rPr>
          <w:rFonts w:ascii="Century Gothic" w:eastAsia="Times New Roman" w:hAnsi="Century Gothic"/>
          <w:b/>
          <w:bCs/>
          <w:sz w:val="20"/>
          <w:szCs w:val="20"/>
          <w:lang w:val="es-ES" w:eastAsia="es-ES"/>
        </w:rPr>
        <w:t>a página del</w:t>
      </w:r>
      <w:r w:rsidRPr="00E7408F">
        <w:rPr>
          <w:rFonts w:ascii="Century Gothic" w:eastAsia="Times New Roman" w:hAnsi="Century Gothic"/>
          <w:b/>
          <w:bCs/>
          <w:kern w:val="0"/>
          <w:sz w:val="20"/>
          <w:szCs w:val="20"/>
          <w:lang w:val="es-ES" w:eastAsia="es-ES"/>
          <w14:ligatures w14:val="none"/>
        </w:rPr>
        <w:t xml:space="preserve"> </w:t>
      </w:r>
      <w:r>
        <w:rPr>
          <w:rFonts w:ascii="Century Gothic" w:eastAsia="Times New Roman" w:hAnsi="Century Gothic"/>
          <w:b/>
          <w:bCs/>
          <w:kern w:val="0"/>
          <w:sz w:val="20"/>
          <w:szCs w:val="20"/>
          <w:lang w:val="es-ES" w:eastAsia="es-ES"/>
          <w14:ligatures w14:val="none"/>
        </w:rPr>
        <w:t>OIC</w:t>
      </w:r>
    </w:p>
    <w:p w14:paraId="2D482495" w14:textId="5B6EFE59" w:rsidR="0091700B" w:rsidRPr="00507186" w:rsidRDefault="0091700B" w:rsidP="0091700B">
      <w:pPr>
        <w:pStyle w:val="Prrafodelista"/>
        <w:numPr>
          <w:ilvl w:val="0"/>
          <w:numId w:val="18"/>
        </w:numPr>
        <w:spacing w:before="120" w:after="280"/>
        <w:rPr>
          <w:rFonts w:ascii="Century Gothic" w:hAnsi="Century Gothic"/>
          <w:sz w:val="20"/>
          <w:szCs w:val="20"/>
        </w:rPr>
      </w:pPr>
      <w:bookmarkStart w:id="3" w:name="_Hlk76992397"/>
      <w:r w:rsidRPr="75B60179">
        <w:rPr>
          <w:rFonts w:ascii="Century Gothic" w:hAnsi="Century Gothic"/>
          <w:sz w:val="20"/>
          <w:szCs w:val="20"/>
        </w:rPr>
        <w:t>Desde el navegador web de su preferencia, ingrese a la página web del IGAC:</w:t>
      </w:r>
      <w:r w:rsidRPr="75B60179">
        <w:rPr>
          <w:rFonts w:ascii="Century Gothic" w:hAnsi="Century Gothic"/>
          <w:i/>
          <w:iCs/>
          <w:color w:val="2F5496" w:themeColor="accent1" w:themeShade="BF"/>
          <w:sz w:val="20"/>
          <w:szCs w:val="20"/>
        </w:rPr>
        <w:t xml:space="preserve"> </w:t>
      </w:r>
      <w:r w:rsidR="00087D4A" w:rsidRPr="00507186">
        <w:rPr>
          <w:rFonts w:ascii="Century Gothic" w:hAnsi="Century Gothic"/>
          <w:i/>
          <w:iCs/>
          <w:color w:val="2F5496" w:themeColor="accent1" w:themeShade="BF"/>
          <w:sz w:val="20"/>
          <w:szCs w:val="20"/>
        </w:rPr>
        <w:t>www.</w:t>
      </w:r>
      <w:hyperlink r:id="rId12">
        <w:r w:rsidRPr="00507186">
          <w:rPr>
            <w:rStyle w:val="Hipervnculo"/>
            <w:rFonts w:ascii="Century Gothic" w:hAnsi="Century Gothic"/>
            <w:i/>
            <w:iCs/>
            <w:color w:val="2F5496" w:themeColor="accent1" w:themeShade="BF"/>
            <w:sz w:val="20"/>
            <w:szCs w:val="20"/>
            <w:u w:val="none"/>
          </w:rPr>
          <w:t>igac.gov.co</w:t>
        </w:r>
      </w:hyperlink>
    </w:p>
    <w:p w14:paraId="43B0329C" w14:textId="7F57A492" w:rsidR="0091700B" w:rsidRPr="00E7408F" w:rsidRDefault="0091700B" w:rsidP="0091700B">
      <w:pPr>
        <w:pStyle w:val="Prrafodelista"/>
        <w:numPr>
          <w:ilvl w:val="0"/>
          <w:numId w:val="18"/>
        </w:numPr>
        <w:spacing w:before="120" w:after="280"/>
        <w:rPr>
          <w:rFonts w:ascii="Century Gothic" w:hAnsi="Century Gothic"/>
          <w:sz w:val="20"/>
          <w:szCs w:val="20"/>
        </w:rPr>
      </w:pPr>
      <w:r w:rsidRPr="75B60179">
        <w:rPr>
          <w:rFonts w:ascii="Century Gothic" w:hAnsi="Century Gothic"/>
          <w:sz w:val="20"/>
          <w:szCs w:val="20"/>
        </w:rPr>
        <w:t xml:space="preserve">Diríjase </w:t>
      </w:r>
      <w:r w:rsidR="00087D4A" w:rsidRPr="75B60179">
        <w:rPr>
          <w:rFonts w:ascii="Century Gothic" w:hAnsi="Century Gothic"/>
          <w:sz w:val="20"/>
          <w:szCs w:val="20"/>
        </w:rPr>
        <w:t>a la parte inferior</w:t>
      </w:r>
      <w:ins w:id="4" w:author="Nidia Marcela Moyano Merchan" w:date="2024-10-04T19:00:00Z">
        <w:r w:rsidR="547B361B" w:rsidRPr="75B60179">
          <w:rPr>
            <w:rFonts w:ascii="Century Gothic" w:hAnsi="Century Gothic"/>
            <w:sz w:val="20"/>
            <w:szCs w:val="20"/>
          </w:rPr>
          <w:t xml:space="preserve"> </w:t>
        </w:r>
      </w:ins>
      <w:r w:rsidR="00087D4A" w:rsidRPr="75B60179">
        <w:rPr>
          <w:rFonts w:ascii="Century Gothic" w:hAnsi="Century Gothic"/>
          <w:sz w:val="20"/>
          <w:szCs w:val="20"/>
        </w:rPr>
        <w:t>de</w:t>
      </w:r>
      <w:r w:rsidRPr="75B60179">
        <w:rPr>
          <w:rFonts w:ascii="Century Gothic" w:hAnsi="Century Gothic"/>
          <w:sz w:val="20"/>
          <w:szCs w:val="20"/>
        </w:rPr>
        <w:t xml:space="preserve"> la página, hasta la sección </w:t>
      </w:r>
      <w:r w:rsidR="00087D4A" w:rsidRPr="75B60179">
        <w:rPr>
          <w:rFonts w:ascii="Century Gothic" w:hAnsi="Century Gothic"/>
          <w:sz w:val="20"/>
          <w:szCs w:val="20"/>
        </w:rPr>
        <w:t>“</w:t>
      </w:r>
      <w:r w:rsidRPr="75B60179">
        <w:rPr>
          <w:rFonts w:ascii="Century Gothic" w:hAnsi="Century Gothic"/>
          <w:b/>
          <w:bCs/>
          <w:sz w:val="20"/>
          <w:szCs w:val="20"/>
        </w:rPr>
        <w:t>Destacados</w:t>
      </w:r>
      <w:r w:rsidR="00087D4A" w:rsidRPr="75B60179">
        <w:rPr>
          <w:rFonts w:ascii="Century Gothic" w:hAnsi="Century Gothic"/>
          <w:b/>
          <w:bCs/>
          <w:sz w:val="20"/>
          <w:szCs w:val="20"/>
        </w:rPr>
        <w:t>”</w:t>
      </w:r>
      <w:r w:rsidRPr="75B60179">
        <w:rPr>
          <w:rFonts w:ascii="Century Gothic" w:hAnsi="Century Gothic"/>
          <w:b/>
          <w:bCs/>
          <w:sz w:val="20"/>
          <w:szCs w:val="20"/>
        </w:rPr>
        <w:t>.</w:t>
      </w:r>
    </w:p>
    <w:p w14:paraId="706C6B98" w14:textId="166DAD53" w:rsidR="0091700B" w:rsidRPr="00E7408F" w:rsidRDefault="0091700B" w:rsidP="0091700B">
      <w:pPr>
        <w:pStyle w:val="Prrafodelista"/>
        <w:numPr>
          <w:ilvl w:val="0"/>
          <w:numId w:val="18"/>
        </w:numPr>
        <w:spacing w:before="120" w:after="280"/>
        <w:rPr>
          <w:rFonts w:ascii="Century Gothic" w:hAnsi="Century Gothic"/>
          <w:sz w:val="20"/>
          <w:szCs w:val="20"/>
        </w:rPr>
      </w:pPr>
      <w:r w:rsidRPr="75B60179">
        <w:rPr>
          <w:rFonts w:ascii="Century Gothic" w:hAnsi="Century Gothic"/>
          <w:sz w:val="20"/>
          <w:szCs w:val="20"/>
        </w:rPr>
        <w:t xml:space="preserve">Acceda </w:t>
      </w:r>
      <w:r w:rsidR="00087D4A" w:rsidRPr="75B60179">
        <w:rPr>
          <w:rFonts w:ascii="Century Gothic" w:hAnsi="Century Gothic"/>
          <w:sz w:val="20"/>
          <w:szCs w:val="20"/>
        </w:rPr>
        <w:t>al</w:t>
      </w:r>
      <w:r w:rsidRPr="75B60179">
        <w:rPr>
          <w:rFonts w:ascii="Century Gothic" w:hAnsi="Century Gothic"/>
          <w:sz w:val="20"/>
          <w:szCs w:val="20"/>
        </w:rPr>
        <w:t xml:space="preserve"> </w:t>
      </w:r>
      <w:r w:rsidR="00087D4A" w:rsidRPr="75B60179">
        <w:rPr>
          <w:rFonts w:ascii="Century Gothic" w:hAnsi="Century Gothic"/>
          <w:sz w:val="20"/>
          <w:szCs w:val="20"/>
        </w:rPr>
        <w:t>re</w:t>
      </w:r>
      <w:r w:rsidRPr="75B60179">
        <w:rPr>
          <w:rFonts w:ascii="Century Gothic" w:hAnsi="Century Gothic"/>
          <w:sz w:val="20"/>
          <w:szCs w:val="20"/>
        </w:rPr>
        <w:t>cuadro del Observatorio Inmobiliario Catastral</w:t>
      </w:r>
      <w:bookmarkEnd w:id="3"/>
      <w:r w:rsidRPr="75B60179">
        <w:rPr>
          <w:rFonts w:ascii="Century Gothic" w:hAnsi="Century Gothic"/>
          <w:sz w:val="20"/>
          <w:szCs w:val="20"/>
        </w:rPr>
        <w:t>.</w:t>
      </w:r>
      <w:r w:rsidR="00DE045F">
        <w:rPr>
          <w:rFonts w:ascii="Century Gothic" w:hAnsi="Century Gothic"/>
          <w:sz w:val="20"/>
          <w:szCs w:val="20"/>
        </w:rPr>
        <w:t xml:space="preserve"> (</w:t>
      </w:r>
      <w:r w:rsidR="00DE045F" w:rsidRPr="004E04D0">
        <w:rPr>
          <w:rFonts w:ascii="Century Gothic" w:hAnsi="Century Gothic"/>
          <w:sz w:val="18"/>
          <w:szCs w:val="18"/>
        </w:rPr>
        <w:t xml:space="preserve">ver ilustración 1 – </w:t>
      </w:r>
      <w:r w:rsidR="004E04D0" w:rsidRPr="004E04D0">
        <w:rPr>
          <w:rFonts w:ascii="Century Gothic" w:hAnsi="Century Gothic"/>
          <w:sz w:val="18"/>
          <w:szCs w:val="18"/>
        </w:rPr>
        <w:t>A</w:t>
      </w:r>
      <w:r w:rsidR="00DE045F" w:rsidRPr="004E04D0">
        <w:rPr>
          <w:rFonts w:ascii="Century Gothic" w:hAnsi="Century Gothic"/>
          <w:sz w:val="18"/>
          <w:szCs w:val="18"/>
        </w:rPr>
        <w:t>cceso al OIC</w:t>
      </w:r>
      <w:r w:rsidR="00DE045F">
        <w:rPr>
          <w:rFonts w:ascii="Century Gothic" w:hAnsi="Century Gothic"/>
          <w:sz w:val="20"/>
          <w:szCs w:val="20"/>
        </w:rPr>
        <w:t>)</w:t>
      </w:r>
    </w:p>
    <w:p w14:paraId="742F044A" w14:textId="00D21E60" w:rsidR="0091700B" w:rsidRPr="00E7408F" w:rsidRDefault="0091700B" w:rsidP="0091700B">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lastRenderedPageBreak/>
        <w:t xml:space="preserve">Ilustración </w:t>
      </w:r>
      <w:r w:rsidR="00DE045F">
        <w:rPr>
          <w:rFonts w:ascii="Century Gothic" w:hAnsi="Century Gothic"/>
          <w:i w:val="0"/>
          <w:iCs w:val="0"/>
          <w:color w:val="auto"/>
          <w:sz w:val="16"/>
          <w:szCs w:val="16"/>
        </w:rPr>
        <w:t>1</w:t>
      </w:r>
      <w:r w:rsidRPr="00E7408F">
        <w:rPr>
          <w:rFonts w:ascii="Century Gothic" w:hAnsi="Century Gothic"/>
          <w:i w:val="0"/>
          <w:iCs w:val="0"/>
          <w:color w:val="auto"/>
          <w:sz w:val="16"/>
          <w:szCs w:val="16"/>
        </w:rPr>
        <w:t>. Acceso al OIC</w:t>
      </w:r>
    </w:p>
    <w:p w14:paraId="52B8D936" w14:textId="77777777" w:rsidR="0091700B" w:rsidRPr="00E7408F" w:rsidRDefault="0091700B" w:rsidP="0091700B">
      <w:pPr>
        <w:pStyle w:val="Prrafodelista"/>
        <w:keepNext/>
        <w:spacing w:after="0"/>
        <w:ind w:left="360"/>
        <w:jc w:val="center"/>
        <w:rPr>
          <w:rFonts w:ascii="Century Gothic" w:hAnsi="Century Gothic"/>
          <w:kern w:val="2"/>
          <w:sz w:val="20"/>
          <w:szCs w:val="20"/>
          <w14:ligatures w14:val="standardContextual"/>
        </w:rPr>
      </w:pPr>
      <w:r w:rsidRPr="00E7408F">
        <w:rPr>
          <w:rFonts w:ascii="Century Gothic" w:hAnsi="Century Gothic"/>
          <w:noProof/>
          <w:kern w:val="2"/>
          <w:sz w:val="20"/>
          <w:szCs w:val="20"/>
          <w:lang w:eastAsia="es-CO"/>
          <w14:ligatures w14:val="standardContextual"/>
        </w:rPr>
        <w:drawing>
          <wp:inline distT="0" distB="0" distL="0" distR="0" wp14:anchorId="10003BD9" wp14:editId="4FFB1A4B">
            <wp:extent cx="5040000" cy="2991013"/>
            <wp:effectExtent l="19050" t="19050" r="27305" b="19050"/>
            <wp:docPr id="48369502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5023" name="Imagen 1" descr="Interfaz de usuario gráfica, Aplicación, Sitio web&#10;&#10;Descripción generada automáticamente"/>
                    <pic:cNvPicPr/>
                  </pic:nvPicPr>
                  <pic:blipFill>
                    <a:blip r:embed="rId13"/>
                    <a:stretch>
                      <a:fillRect/>
                    </a:stretch>
                  </pic:blipFill>
                  <pic:spPr>
                    <a:xfrm>
                      <a:off x="0" y="0"/>
                      <a:ext cx="5040000" cy="2991013"/>
                    </a:xfrm>
                    <a:prstGeom prst="rect">
                      <a:avLst/>
                    </a:prstGeom>
                    <a:ln>
                      <a:solidFill>
                        <a:schemeClr val="tx1"/>
                      </a:solidFill>
                    </a:ln>
                  </pic:spPr>
                </pic:pic>
              </a:graphicData>
            </a:graphic>
          </wp:inline>
        </w:drawing>
      </w:r>
    </w:p>
    <w:p w14:paraId="112F62CF" w14:textId="2109873E" w:rsidR="0091700B" w:rsidRDefault="0091700B" w:rsidP="004E04D0">
      <w:pPr>
        <w:pStyle w:val="Descripcin"/>
        <w:keepNext/>
        <w:spacing w:after="0"/>
        <w:ind w:left="708" w:firstLine="708"/>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Fuente: IGAC</w:t>
      </w:r>
      <w:r w:rsidR="004E04D0">
        <w:rPr>
          <w:rFonts w:ascii="Century Gothic" w:hAnsi="Century Gothic"/>
          <w:i w:val="0"/>
          <w:iCs w:val="0"/>
          <w:color w:val="auto"/>
          <w:sz w:val="16"/>
          <w:szCs w:val="16"/>
        </w:rPr>
        <w:t xml:space="preserve"> </w:t>
      </w:r>
      <w:r w:rsidR="00C1126C">
        <w:rPr>
          <w:rFonts w:ascii="Century Gothic" w:hAnsi="Century Gothic"/>
          <w:i w:val="0"/>
          <w:iCs w:val="0"/>
          <w:color w:val="auto"/>
          <w:sz w:val="16"/>
          <w:szCs w:val="16"/>
        </w:rPr>
        <w:t>–</w:t>
      </w:r>
      <w:r w:rsidR="004E04D0">
        <w:rPr>
          <w:rFonts w:ascii="Century Gothic" w:hAnsi="Century Gothic"/>
          <w:i w:val="0"/>
          <w:iCs w:val="0"/>
          <w:color w:val="auto"/>
          <w:sz w:val="16"/>
          <w:szCs w:val="16"/>
        </w:rPr>
        <w:t xml:space="preserve"> OIC</w:t>
      </w:r>
    </w:p>
    <w:p w14:paraId="671E6586" w14:textId="77777777" w:rsidR="00C1126C" w:rsidRPr="00C1126C" w:rsidRDefault="00C1126C" w:rsidP="00C1126C"/>
    <w:p w14:paraId="01A2E284" w14:textId="6155C547" w:rsidR="0091700B" w:rsidRDefault="00F70F94" w:rsidP="004E04D0">
      <w:pPr>
        <w:pStyle w:val="Ttulo2"/>
        <w:numPr>
          <w:ilvl w:val="1"/>
          <w:numId w:val="2"/>
        </w:numPr>
        <w:rPr>
          <w:rFonts w:ascii="Century Gothic" w:eastAsia="Times New Roman" w:hAnsi="Century Gothic"/>
          <w:b/>
          <w:bCs/>
          <w:kern w:val="0"/>
          <w:sz w:val="20"/>
          <w:szCs w:val="20"/>
          <w:lang w:val="es-ES" w:eastAsia="es-ES"/>
          <w14:ligatures w14:val="none"/>
        </w:rPr>
      </w:pPr>
      <w:r w:rsidRPr="00E7408F">
        <w:rPr>
          <w:rFonts w:ascii="Century Gothic" w:eastAsia="Times New Roman" w:hAnsi="Century Gothic"/>
          <w:b/>
          <w:bCs/>
          <w:kern w:val="0"/>
          <w:sz w:val="20"/>
          <w:szCs w:val="20"/>
          <w:lang w:val="es-ES" w:eastAsia="es-ES"/>
          <w14:ligatures w14:val="none"/>
        </w:rPr>
        <w:t>ACCESO AL TABLERO</w:t>
      </w:r>
      <w:r w:rsidR="00C820F6">
        <w:rPr>
          <w:rFonts w:ascii="Century Gothic" w:eastAsia="Times New Roman" w:hAnsi="Century Gothic"/>
          <w:b/>
          <w:bCs/>
          <w:kern w:val="0"/>
          <w:sz w:val="20"/>
          <w:szCs w:val="20"/>
          <w:lang w:val="es-ES" w:eastAsia="es-ES"/>
          <w14:ligatures w14:val="none"/>
        </w:rPr>
        <w:t xml:space="preserve"> </w:t>
      </w:r>
      <w:r w:rsidR="00C820F6" w:rsidRPr="00417520">
        <w:rPr>
          <w:rFonts w:ascii="Century Gothic" w:eastAsia="Times New Roman" w:hAnsi="Century Gothic"/>
          <w:b/>
          <w:bCs/>
          <w:sz w:val="20"/>
          <w:szCs w:val="20"/>
          <w:lang w:val="es-ES" w:eastAsia="es-ES"/>
        </w:rPr>
        <w:t>INTENSIDAD DE LA DINÁMICA INMOBILIARIA EN COLOMBIA</w:t>
      </w:r>
    </w:p>
    <w:p w14:paraId="14C5959C" w14:textId="77777777" w:rsidR="004E04D0" w:rsidRPr="004E04D0" w:rsidRDefault="004E04D0" w:rsidP="004E04D0">
      <w:pPr>
        <w:rPr>
          <w:lang w:val="es-ES" w:eastAsia="es-ES"/>
        </w:rPr>
      </w:pPr>
    </w:p>
    <w:p w14:paraId="4D00163A" w14:textId="059616CA" w:rsidR="003840DA" w:rsidRDefault="0091700B" w:rsidP="00273426">
      <w:pPr>
        <w:spacing w:after="0" w:line="240" w:lineRule="auto"/>
        <w:jc w:val="both"/>
        <w:rPr>
          <w:rFonts w:ascii="Century Gothic" w:eastAsia="Times New Roman" w:hAnsi="Century Gothic"/>
          <w:kern w:val="0"/>
          <w:sz w:val="20"/>
          <w:szCs w:val="20"/>
          <w:lang w:val="es-ES" w:eastAsia="es-ES"/>
          <w14:ligatures w14:val="none"/>
        </w:rPr>
      </w:pPr>
      <w:r w:rsidRPr="00E7408F">
        <w:rPr>
          <w:rFonts w:ascii="Century Gothic" w:eastAsia="Times New Roman" w:hAnsi="Century Gothic"/>
          <w:kern w:val="0"/>
          <w:sz w:val="20"/>
          <w:szCs w:val="20"/>
          <w:lang w:val="es-ES" w:eastAsia="es-ES"/>
          <w14:ligatures w14:val="none"/>
        </w:rPr>
        <w:t>Dentro del</w:t>
      </w:r>
      <w:r w:rsidR="00087D4A" w:rsidRPr="75B60179">
        <w:rPr>
          <w:rFonts w:ascii="Century Gothic" w:eastAsia="Times New Roman" w:hAnsi="Century Gothic"/>
          <w:sz w:val="20"/>
          <w:szCs w:val="20"/>
          <w:lang w:val="es-ES" w:eastAsia="es-ES"/>
        </w:rPr>
        <w:t xml:space="preserve"> </w:t>
      </w:r>
      <w:r w:rsidR="67897E4C" w:rsidRPr="75B60179">
        <w:rPr>
          <w:rFonts w:ascii="Century Gothic" w:eastAsia="Times New Roman" w:hAnsi="Century Gothic"/>
          <w:sz w:val="20"/>
          <w:szCs w:val="20"/>
          <w:lang w:val="es-ES" w:eastAsia="es-ES"/>
        </w:rPr>
        <w:t>micrositio</w:t>
      </w:r>
      <w:r w:rsidR="00087D4A">
        <w:rPr>
          <w:rFonts w:ascii="Century Gothic" w:eastAsia="Times New Roman" w:hAnsi="Century Gothic"/>
          <w:kern w:val="0"/>
          <w:sz w:val="20"/>
          <w:szCs w:val="20"/>
          <w:lang w:val="es-ES" w:eastAsia="es-ES"/>
          <w14:ligatures w14:val="none"/>
        </w:rPr>
        <w:t xml:space="preserve"> del </w:t>
      </w:r>
      <w:r w:rsidRPr="00E7408F">
        <w:rPr>
          <w:rFonts w:ascii="Century Gothic" w:eastAsia="Times New Roman" w:hAnsi="Century Gothic"/>
          <w:kern w:val="0"/>
          <w:sz w:val="20"/>
          <w:szCs w:val="20"/>
          <w:lang w:val="es-ES" w:eastAsia="es-ES"/>
          <w14:ligatures w14:val="none"/>
        </w:rPr>
        <w:t xml:space="preserve">Observatorio, </w:t>
      </w:r>
      <w:r w:rsidR="00E925B4" w:rsidRPr="00E7408F">
        <w:rPr>
          <w:rFonts w:ascii="Century Gothic" w:eastAsia="Times New Roman" w:hAnsi="Century Gothic"/>
          <w:kern w:val="0"/>
          <w:sz w:val="20"/>
          <w:szCs w:val="20"/>
          <w:lang w:val="es-ES" w:eastAsia="es-ES"/>
          <w14:ligatures w14:val="none"/>
        </w:rPr>
        <w:t>d</w:t>
      </w:r>
      <w:r w:rsidR="002236FF">
        <w:rPr>
          <w:rFonts w:ascii="Century Gothic" w:eastAsia="Times New Roman" w:hAnsi="Century Gothic"/>
          <w:kern w:val="0"/>
          <w:sz w:val="20"/>
          <w:szCs w:val="20"/>
          <w:lang w:val="es-ES" w:eastAsia="es-ES"/>
          <w14:ligatures w14:val="none"/>
        </w:rPr>
        <w:t>é</w:t>
      </w:r>
      <w:r w:rsidR="00E925B4" w:rsidRPr="00E7408F">
        <w:rPr>
          <w:rFonts w:ascii="Century Gothic" w:eastAsia="Times New Roman" w:hAnsi="Century Gothic"/>
          <w:kern w:val="0"/>
          <w:sz w:val="20"/>
          <w:szCs w:val="20"/>
          <w:lang w:val="es-ES" w:eastAsia="es-ES"/>
          <w14:ligatures w14:val="none"/>
        </w:rPr>
        <w:t xml:space="preserve"> clic sobre </w:t>
      </w:r>
      <w:r w:rsidR="002236FF">
        <w:rPr>
          <w:rFonts w:ascii="Century Gothic" w:eastAsia="Times New Roman" w:hAnsi="Century Gothic"/>
          <w:kern w:val="0"/>
          <w:sz w:val="20"/>
          <w:szCs w:val="20"/>
          <w:lang w:val="es-ES" w:eastAsia="es-ES"/>
          <w14:ligatures w14:val="none"/>
        </w:rPr>
        <w:t>el título</w:t>
      </w:r>
      <w:r w:rsidR="00E925B4" w:rsidRPr="00E7408F">
        <w:rPr>
          <w:rFonts w:ascii="Century Gothic" w:eastAsia="Times New Roman" w:hAnsi="Century Gothic"/>
          <w:kern w:val="0"/>
          <w:sz w:val="20"/>
          <w:szCs w:val="20"/>
          <w:lang w:val="es-ES" w:eastAsia="es-ES"/>
          <w14:ligatures w14:val="none"/>
        </w:rPr>
        <w:t xml:space="preserve"> </w:t>
      </w:r>
      <w:r w:rsidR="00087D4A" w:rsidRPr="00507186">
        <w:rPr>
          <w:rFonts w:ascii="Century Gothic" w:eastAsia="Times New Roman" w:hAnsi="Century Gothic"/>
          <w:b/>
          <w:bCs/>
          <w:kern w:val="0"/>
          <w:sz w:val="20"/>
          <w:szCs w:val="20"/>
          <w:lang w:val="es-ES" w:eastAsia="es-ES"/>
          <w14:ligatures w14:val="none"/>
        </w:rPr>
        <w:t>“</w:t>
      </w:r>
      <w:r w:rsidR="00E925B4" w:rsidRPr="00507186">
        <w:rPr>
          <w:rFonts w:ascii="Century Gothic" w:eastAsia="Times New Roman" w:hAnsi="Century Gothic"/>
          <w:b/>
          <w:bCs/>
          <w:kern w:val="0"/>
          <w:sz w:val="20"/>
          <w:szCs w:val="20"/>
          <w:lang w:val="es-ES" w:eastAsia="es-ES"/>
          <w14:ligatures w14:val="none"/>
        </w:rPr>
        <w:t>TABLEROS INTERACTIVOS</w:t>
      </w:r>
      <w:r w:rsidR="00087D4A" w:rsidRPr="00507186">
        <w:rPr>
          <w:rFonts w:ascii="Century Gothic" w:eastAsia="Times New Roman" w:hAnsi="Century Gothic"/>
          <w:b/>
          <w:bCs/>
          <w:kern w:val="0"/>
          <w:sz w:val="20"/>
          <w:szCs w:val="20"/>
          <w:lang w:val="es-ES" w:eastAsia="es-ES"/>
          <w14:ligatures w14:val="none"/>
        </w:rPr>
        <w:t>”</w:t>
      </w:r>
      <w:r w:rsidR="002236FF">
        <w:rPr>
          <w:rFonts w:ascii="Century Gothic" w:eastAsia="Times New Roman" w:hAnsi="Century Gothic"/>
          <w:b/>
          <w:bCs/>
          <w:kern w:val="0"/>
          <w:sz w:val="20"/>
          <w:szCs w:val="20"/>
          <w:lang w:val="es-ES" w:eastAsia="es-ES"/>
          <w14:ligatures w14:val="none"/>
        </w:rPr>
        <w:t>,</w:t>
      </w:r>
      <w:r w:rsidR="00E925B4" w:rsidRPr="00507186">
        <w:rPr>
          <w:rFonts w:ascii="Century Gothic" w:eastAsia="Times New Roman" w:hAnsi="Century Gothic"/>
          <w:b/>
          <w:bCs/>
          <w:kern w:val="0"/>
          <w:sz w:val="20"/>
          <w:szCs w:val="20"/>
          <w:lang w:val="es-ES" w:eastAsia="es-ES"/>
          <w14:ligatures w14:val="none"/>
        </w:rPr>
        <w:t xml:space="preserve"> </w:t>
      </w:r>
      <w:r w:rsidR="00E925B4" w:rsidRPr="00E7408F">
        <w:rPr>
          <w:rFonts w:ascii="Century Gothic" w:eastAsia="Times New Roman" w:hAnsi="Century Gothic"/>
          <w:kern w:val="0"/>
          <w:sz w:val="20"/>
          <w:szCs w:val="20"/>
          <w:lang w:val="es-ES" w:eastAsia="es-ES"/>
          <w14:ligatures w14:val="none"/>
        </w:rPr>
        <w:t xml:space="preserve">como se muestra en la </w:t>
      </w:r>
      <w:r w:rsidR="004E04D0">
        <w:rPr>
          <w:rFonts w:ascii="Century Gothic" w:eastAsia="Times New Roman" w:hAnsi="Century Gothic"/>
          <w:kern w:val="0"/>
          <w:sz w:val="20"/>
          <w:szCs w:val="20"/>
          <w:lang w:val="es-ES" w:eastAsia="es-ES"/>
          <w14:ligatures w14:val="none"/>
        </w:rPr>
        <w:t xml:space="preserve">ilustración </w:t>
      </w:r>
      <w:r w:rsidR="002236FF">
        <w:rPr>
          <w:rFonts w:ascii="Century Gothic" w:eastAsia="Times New Roman" w:hAnsi="Century Gothic"/>
          <w:kern w:val="0"/>
          <w:sz w:val="20"/>
          <w:szCs w:val="20"/>
          <w:lang w:val="es-ES" w:eastAsia="es-ES"/>
          <w14:ligatures w14:val="none"/>
        </w:rPr>
        <w:t>2</w:t>
      </w:r>
      <w:r w:rsidR="004E04D0">
        <w:rPr>
          <w:rFonts w:ascii="Century Gothic" w:eastAsia="Times New Roman" w:hAnsi="Century Gothic"/>
          <w:kern w:val="0"/>
          <w:sz w:val="20"/>
          <w:szCs w:val="20"/>
          <w:lang w:val="es-ES" w:eastAsia="es-ES"/>
          <w14:ligatures w14:val="none"/>
        </w:rPr>
        <w:t xml:space="preserve"> (</w:t>
      </w:r>
      <w:r w:rsidR="004E04D0" w:rsidRPr="00E7408F">
        <w:rPr>
          <w:rFonts w:ascii="Century Gothic" w:hAnsi="Century Gothic"/>
          <w:sz w:val="16"/>
          <w:szCs w:val="16"/>
        </w:rPr>
        <w:t>Enlace a tableros interactivos del OIC</w:t>
      </w:r>
      <w:r w:rsidR="004E04D0">
        <w:rPr>
          <w:rFonts w:ascii="Century Gothic" w:hAnsi="Century Gothic"/>
          <w:sz w:val="16"/>
          <w:szCs w:val="16"/>
        </w:rPr>
        <w:t>)</w:t>
      </w:r>
      <w:r w:rsidR="00E925B4" w:rsidRPr="00E7408F">
        <w:rPr>
          <w:rFonts w:ascii="Century Gothic" w:eastAsia="Times New Roman" w:hAnsi="Century Gothic"/>
          <w:kern w:val="0"/>
          <w:sz w:val="20"/>
          <w:szCs w:val="20"/>
          <w:lang w:val="es-ES" w:eastAsia="es-ES"/>
          <w14:ligatures w14:val="none"/>
        </w:rPr>
        <w:t>.</w:t>
      </w:r>
    </w:p>
    <w:p w14:paraId="69F4FEE0" w14:textId="37F62A85" w:rsidR="00C1126C" w:rsidRPr="00E7408F" w:rsidRDefault="00C1126C" w:rsidP="00273426">
      <w:pPr>
        <w:spacing w:after="0" w:line="240" w:lineRule="auto"/>
        <w:jc w:val="both"/>
        <w:rPr>
          <w:rFonts w:ascii="Century Gothic" w:eastAsia="Times New Roman" w:hAnsi="Century Gothic"/>
          <w:kern w:val="0"/>
          <w:sz w:val="20"/>
          <w:szCs w:val="20"/>
          <w:lang w:val="es-ES" w:eastAsia="es-ES"/>
          <w14:ligatures w14:val="none"/>
        </w:rPr>
      </w:pPr>
    </w:p>
    <w:p w14:paraId="3726DC58" w14:textId="77777777" w:rsidR="003E7481" w:rsidRPr="00E7408F" w:rsidRDefault="003E7481" w:rsidP="00273426">
      <w:pPr>
        <w:spacing w:after="0" w:line="240" w:lineRule="auto"/>
        <w:jc w:val="both"/>
        <w:rPr>
          <w:rFonts w:ascii="Century Gothic" w:eastAsia="Times New Roman" w:hAnsi="Century Gothic"/>
          <w:kern w:val="0"/>
          <w:sz w:val="20"/>
          <w:szCs w:val="20"/>
          <w:lang w:val="es-ES" w:eastAsia="es-ES"/>
          <w14:ligatures w14:val="none"/>
        </w:rPr>
      </w:pPr>
    </w:p>
    <w:p w14:paraId="0BB28CEC" w14:textId="69D9A0A5" w:rsidR="00E925B4" w:rsidRPr="00E7408F" w:rsidRDefault="00E925B4" w:rsidP="00D7066E">
      <w:pPr>
        <w:pStyle w:val="Descripcin"/>
        <w:keepNext/>
        <w:spacing w:after="0"/>
        <w:jc w:val="center"/>
        <w:rPr>
          <w:rFonts w:ascii="Century Gothic" w:hAnsi="Century Gothic"/>
          <w:sz w:val="20"/>
          <w:szCs w:val="20"/>
        </w:rPr>
      </w:pPr>
      <w:r w:rsidRPr="00E7408F">
        <w:rPr>
          <w:rFonts w:ascii="Century Gothic" w:hAnsi="Century Gothic"/>
          <w:i w:val="0"/>
          <w:iCs w:val="0"/>
          <w:color w:val="auto"/>
          <w:sz w:val="16"/>
          <w:szCs w:val="16"/>
        </w:rPr>
        <w:t xml:space="preserve">Ilustración </w:t>
      </w:r>
      <w:r w:rsidR="002236FF">
        <w:rPr>
          <w:rFonts w:ascii="Century Gothic" w:hAnsi="Century Gothic"/>
          <w:i w:val="0"/>
          <w:iCs w:val="0"/>
          <w:color w:val="auto"/>
          <w:sz w:val="16"/>
          <w:szCs w:val="16"/>
        </w:rPr>
        <w:t>2</w:t>
      </w:r>
      <w:r w:rsidRPr="00E7408F">
        <w:rPr>
          <w:rFonts w:ascii="Century Gothic" w:hAnsi="Century Gothic"/>
          <w:i w:val="0"/>
          <w:iCs w:val="0"/>
          <w:color w:val="auto"/>
          <w:sz w:val="16"/>
          <w:szCs w:val="16"/>
        </w:rPr>
        <w:t>. Enlace a tableros interactivos del OIC</w:t>
      </w:r>
      <w:r w:rsidR="007E52C7" w:rsidRPr="00E7408F">
        <w:rPr>
          <w:rFonts w:ascii="Century Gothic" w:eastAsia="Times New Roman" w:hAnsi="Century Gothic"/>
          <w:noProof/>
          <w:sz w:val="20"/>
          <w:szCs w:val="20"/>
          <w:lang w:eastAsia="es-CO"/>
        </w:rPr>
        <w:drawing>
          <wp:inline distT="0" distB="0" distL="0" distR="0" wp14:anchorId="31ACBFBA" wp14:editId="5D7E42F8">
            <wp:extent cx="5040000" cy="2731769"/>
            <wp:effectExtent l="19050" t="19050" r="27305" b="12065"/>
            <wp:docPr id="1140321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21852" name=""/>
                    <pic:cNvPicPr/>
                  </pic:nvPicPr>
                  <pic:blipFill>
                    <a:blip r:embed="rId14"/>
                    <a:stretch>
                      <a:fillRect/>
                    </a:stretch>
                  </pic:blipFill>
                  <pic:spPr>
                    <a:xfrm>
                      <a:off x="0" y="0"/>
                      <a:ext cx="5040000" cy="2731769"/>
                    </a:xfrm>
                    <a:prstGeom prst="rect">
                      <a:avLst/>
                    </a:prstGeom>
                    <a:ln>
                      <a:solidFill>
                        <a:schemeClr val="tx1"/>
                      </a:solidFill>
                    </a:ln>
                  </pic:spPr>
                </pic:pic>
              </a:graphicData>
            </a:graphic>
          </wp:inline>
        </w:drawing>
      </w:r>
    </w:p>
    <w:p w14:paraId="73FB4F2E" w14:textId="2B96396B" w:rsidR="0091700B" w:rsidRPr="00E7408F" w:rsidRDefault="00E925B4" w:rsidP="00D7066E">
      <w:pPr>
        <w:pStyle w:val="Estilo1"/>
        <w:rPr>
          <w:iCs w:val="0"/>
          <w:color w:val="auto"/>
          <w:szCs w:val="16"/>
        </w:rPr>
      </w:pPr>
      <w:r w:rsidRPr="00E7408F">
        <w:rPr>
          <w:iCs w:val="0"/>
          <w:color w:val="auto"/>
          <w:szCs w:val="16"/>
        </w:rPr>
        <w:t>Fuente: IGAC</w:t>
      </w:r>
      <w:r w:rsidR="002236FF">
        <w:rPr>
          <w:iCs w:val="0"/>
          <w:color w:val="auto"/>
          <w:szCs w:val="16"/>
        </w:rPr>
        <w:t xml:space="preserve"> - OIC</w:t>
      </w:r>
    </w:p>
    <w:p w14:paraId="23514066" w14:textId="77777777" w:rsidR="00E925B4" w:rsidRPr="00E7408F" w:rsidRDefault="00E925B4" w:rsidP="007E52C7">
      <w:pPr>
        <w:spacing w:after="0" w:line="240" w:lineRule="auto"/>
        <w:ind w:left="330"/>
        <w:jc w:val="center"/>
        <w:rPr>
          <w:rFonts w:ascii="Century Gothic" w:eastAsia="Times New Roman" w:hAnsi="Century Gothic"/>
          <w:sz w:val="20"/>
          <w:szCs w:val="20"/>
          <w:lang w:eastAsia="es-ES"/>
        </w:rPr>
      </w:pPr>
    </w:p>
    <w:p w14:paraId="535E06E4" w14:textId="6627A49E" w:rsidR="00D7066E" w:rsidRPr="00E7408F" w:rsidRDefault="00D7066E" w:rsidP="00273426">
      <w:pPr>
        <w:spacing w:after="0" w:line="240" w:lineRule="auto"/>
        <w:jc w:val="both"/>
        <w:rPr>
          <w:rFonts w:ascii="Century Gothic" w:eastAsia="Times New Roman" w:hAnsi="Century Gothic"/>
          <w:sz w:val="20"/>
          <w:szCs w:val="20"/>
          <w:lang w:eastAsia="es-ES"/>
        </w:rPr>
      </w:pPr>
      <w:r w:rsidRPr="00E7408F">
        <w:rPr>
          <w:rFonts w:ascii="Century Gothic" w:eastAsia="Times New Roman" w:hAnsi="Century Gothic"/>
          <w:sz w:val="20"/>
          <w:szCs w:val="20"/>
          <w:lang w:eastAsia="es-ES"/>
        </w:rPr>
        <w:lastRenderedPageBreak/>
        <w:t xml:space="preserve">Este vínculo lo dirige al centro de visualización de datos del OIC, donde </w:t>
      </w:r>
      <w:r w:rsidR="00C409F9" w:rsidRPr="00E7408F">
        <w:rPr>
          <w:rFonts w:ascii="Century Gothic" w:eastAsia="Times New Roman" w:hAnsi="Century Gothic"/>
          <w:sz w:val="20"/>
          <w:szCs w:val="20"/>
          <w:lang w:eastAsia="es-ES"/>
        </w:rPr>
        <w:t>encontrará</w:t>
      </w:r>
      <w:r w:rsidRPr="00E7408F">
        <w:rPr>
          <w:rFonts w:ascii="Century Gothic" w:eastAsia="Times New Roman" w:hAnsi="Century Gothic"/>
          <w:sz w:val="20"/>
          <w:szCs w:val="20"/>
          <w:lang w:eastAsia="es-ES"/>
        </w:rPr>
        <w:t xml:space="preserve"> los diferentes instrumentos desarrollados por el Observatorio Inmobiliario Catastral, diseñados para explorar e interactuar con los </w:t>
      </w:r>
      <w:r w:rsidR="00C409F9" w:rsidRPr="00E7408F">
        <w:rPr>
          <w:rFonts w:ascii="Century Gothic" w:eastAsia="Times New Roman" w:hAnsi="Century Gothic"/>
          <w:sz w:val="20"/>
          <w:szCs w:val="20"/>
          <w:lang w:eastAsia="es-ES"/>
        </w:rPr>
        <w:t>datos</w:t>
      </w:r>
      <w:r w:rsidR="002236FF">
        <w:rPr>
          <w:rFonts w:ascii="Century Gothic" w:eastAsia="Times New Roman" w:hAnsi="Century Gothic"/>
          <w:sz w:val="20"/>
          <w:szCs w:val="20"/>
          <w:lang w:eastAsia="es-ES"/>
        </w:rPr>
        <w:t xml:space="preserve"> disponibles.</w:t>
      </w:r>
    </w:p>
    <w:p w14:paraId="095E5DC4" w14:textId="1F7CC3AA" w:rsidR="00275477" w:rsidRDefault="00C409F9" w:rsidP="00273426">
      <w:pPr>
        <w:spacing w:after="0" w:line="240" w:lineRule="auto"/>
        <w:jc w:val="both"/>
        <w:rPr>
          <w:rFonts w:ascii="Century Gothic" w:eastAsia="Times New Roman" w:hAnsi="Century Gothic"/>
          <w:b/>
          <w:bCs/>
          <w:sz w:val="20"/>
          <w:szCs w:val="20"/>
          <w:lang w:eastAsia="es-ES"/>
        </w:rPr>
      </w:pPr>
      <w:r w:rsidRPr="75B60179">
        <w:rPr>
          <w:rFonts w:ascii="Century Gothic" w:eastAsia="Times New Roman" w:hAnsi="Century Gothic"/>
          <w:sz w:val="20"/>
          <w:szCs w:val="20"/>
          <w:lang w:eastAsia="es-ES"/>
        </w:rPr>
        <w:t xml:space="preserve">Seleccione </w:t>
      </w:r>
      <w:r w:rsidR="612CE55F" w:rsidRPr="75B60179">
        <w:rPr>
          <w:rFonts w:ascii="Century Gothic" w:eastAsia="Times New Roman" w:hAnsi="Century Gothic"/>
          <w:sz w:val="20"/>
          <w:szCs w:val="20"/>
          <w:lang w:eastAsia="es-ES"/>
        </w:rPr>
        <w:t>la opción</w:t>
      </w:r>
      <w:r w:rsidRPr="75B60179">
        <w:rPr>
          <w:rFonts w:ascii="Century Gothic" w:eastAsia="Times New Roman" w:hAnsi="Century Gothic"/>
          <w:sz w:val="20"/>
          <w:szCs w:val="20"/>
          <w:lang w:eastAsia="es-ES"/>
        </w:rPr>
        <w:t xml:space="preserve"> </w:t>
      </w:r>
      <w:r w:rsidR="00087D4A" w:rsidRPr="75B60179">
        <w:rPr>
          <w:rFonts w:ascii="Century Gothic" w:eastAsia="Times New Roman" w:hAnsi="Century Gothic"/>
          <w:sz w:val="20"/>
          <w:szCs w:val="20"/>
          <w:lang w:eastAsia="es-ES"/>
        </w:rPr>
        <w:t>“</w:t>
      </w:r>
      <w:r w:rsidR="00417520" w:rsidRPr="00417520">
        <w:rPr>
          <w:rFonts w:ascii="Century Gothic" w:eastAsia="Times New Roman" w:hAnsi="Century Gothic"/>
          <w:b/>
          <w:bCs/>
          <w:sz w:val="20"/>
          <w:szCs w:val="20"/>
          <w:lang w:eastAsia="es-ES"/>
        </w:rPr>
        <w:t>Intensidad de la Dinámica Inmobiliaria en Colombia</w:t>
      </w:r>
      <w:r w:rsidR="00087D4A" w:rsidRPr="75B60179">
        <w:rPr>
          <w:rFonts w:ascii="Century Gothic" w:eastAsia="Times New Roman" w:hAnsi="Century Gothic"/>
          <w:sz w:val="20"/>
          <w:szCs w:val="20"/>
          <w:lang w:eastAsia="es-ES"/>
        </w:rPr>
        <w:t>”</w:t>
      </w:r>
      <w:r w:rsidRPr="75B60179">
        <w:rPr>
          <w:rFonts w:ascii="Century Gothic" w:eastAsia="Times New Roman" w:hAnsi="Century Gothic"/>
          <w:sz w:val="20"/>
          <w:szCs w:val="20"/>
          <w:lang w:eastAsia="es-ES"/>
        </w:rPr>
        <w:t xml:space="preserve"> y luego de clic en </w:t>
      </w:r>
      <w:r w:rsidRPr="75B60179">
        <w:rPr>
          <w:rFonts w:ascii="Century Gothic" w:eastAsia="Times New Roman" w:hAnsi="Century Gothic"/>
          <w:b/>
          <w:bCs/>
          <w:sz w:val="20"/>
          <w:szCs w:val="20"/>
          <w:lang w:eastAsia="es-ES"/>
        </w:rPr>
        <w:t>Consultar tablero.</w:t>
      </w:r>
    </w:p>
    <w:p w14:paraId="75183D42" w14:textId="77777777" w:rsidR="00275477" w:rsidRPr="00275477" w:rsidRDefault="00275477" w:rsidP="00273426">
      <w:pPr>
        <w:spacing w:after="0" w:line="240" w:lineRule="auto"/>
        <w:jc w:val="both"/>
        <w:rPr>
          <w:rFonts w:ascii="Century Gothic" w:eastAsia="Times New Roman" w:hAnsi="Century Gothic"/>
          <w:b/>
          <w:bCs/>
          <w:sz w:val="20"/>
          <w:szCs w:val="20"/>
          <w:lang w:eastAsia="es-ES"/>
        </w:rPr>
      </w:pPr>
    </w:p>
    <w:p w14:paraId="16B2B5E0" w14:textId="5D0F1F88" w:rsidR="00C409F9" w:rsidRPr="00E7408F" w:rsidRDefault="00C409F9" w:rsidP="00E7408F">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 xml:space="preserve">Ilustración </w:t>
      </w:r>
      <w:r w:rsidR="002236FF">
        <w:rPr>
          <w:rFonts w:ascii="Century Gothic" w:hAnsi="Century Gothic"/>
          <w:i w:val="0"/>
          <w:iCs w:val="0"/>
          <w:color w:val="auto"/>
          <w:sz w:val="16"/>
          <w:szCs w:val="16"/>
        </w:rPr>
        <w:t>3</w:t>
      </w:r>
      <w:r w:rsidRPr="00E7408F">
        <w:rPr>
          <w:rFonts w:ascii="Century Gothic" w:hAnsi="Century Gothic"/>
          <w:i w:val="0"/>
          <w:iCs w:val="0"/>
          <w:color w:val="auto"/>
          <w:sz w:val="16"/>
          <w:szCs w:val="16"/>
        </w:rPr>
        <w:t xml:space="preserve">, </w:t>
      </w:r>
      <w:r w:rsidR="00CE1319" w:rsidRPr="00435265">
        <w:rPr>
          <w:rFonts w:ascii="Century Gothic" w:hAnsi="Century Gothic"/>
          <w:i w:val="0"/>
          <w:iCs w:val="0"/>
          <w:color w:val="auto"/>
          <w:sz w:val="16"/>
          <w:szCs w:val="16"/>
          <w:highlight w:val="yellow"/>
        </w:rPr>
        <w:t xml:space="preserve">Acceso al tablero de </w:t>
      </w:r>
      <w:r w:rsidR="00435265" w:rsidRPr="00435265">
        <w:rPr>
          <w:rFonts w:ascii="Century Gothic" w:hAnsi="Century Gothic"/>
          <w:i w:val="0"/>
          <w:iCs w:val="0"/>
          <w:color w:val="auto"/>
          <w:sz w:val="16"/>
          <w:szCs w:val="16"/>
          <w:highlight w:val="yellow"/>
        </w:rPr>
        <w:t>Intensidad de la Dinámica Inmobiliaria en Colombia</w:t>
      </w:r>
    </w:p>
    <w:p w14:paraId="41FA94E3" w14:textId="77777777" w:rsidR="00275477" w:rsidRDefault="00275477" w:rsidP="00CE1319">
      <w:pPr>
        <w:pStyle w:val="Estilo1"/>
        <w:rPr>
          <w:noProof/>
        </w:rPr>
      </w:pPr>
    </w:p>
    <w:p w14:paraId="530B262B" w14:textId="3B803EEB" w:rsidR="00CE1319" w:rsidRDefault="00275477" w:rsidP="00CE1319">
      <w:pPr>
        <w:pStyle w:val="Estilo1"/>
        <w:rPr>
          <w:sz w:val="20"/>
          <w:szCs w:val="20"/>
        </w:rPr>
      </w:pPr>
      <w:r>
        <w:rPr>
          <w:noProof/>
        </w:rPr>
        <w:drawing>
          <wp:anchor distT="0" distB="0" distL="114300" distR="114300" simplePos="0" relativeHeight="251651090" behindDoc="0" locked="0" layoutInCell="1" allowOverlap="1" wp14:anchorId="41937B80" wp14:editId="1CC7AC00">
            <wp:simplePos x="0" y="0"/>
            <wp:positionH relativeFrom="column">
              <wp:posOffset>946785</wp:posOffset>
            </wp:positionH>
            <wp:positionV relativeFrom="paragraph">
              <wp:posOffset>8255</wp:posOffset>
            </wp:positionV>
            <wp:extent cx="4229100" cy="2716530"/>
            <wp:effectExtent l="0" t="0" r="0" b="7620"/>
            <wp:wrapNone/>
            <wp:docPr id="1594388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8742" name=""/>
                    <pic:cNvPicPr/>
                  </pic:nvPicPr>
                  <pic:blipFill rotWithShape="1">
                    <a:blip r:embed="rId15" cstate="print">
                      <a:extLst>
                        <a:ext uri="{28A0092B-C50C-407E-A947-70E740481C1C}">
                          <a14:useLocalDpi xmlns:a14="http://schemas.microsoft.com/office/drawing/2010/main" val="0"/>
                        </a:ext>
                      </a:extLst>
                    </a:blip>
                    <a:srcRect r="656"/>
                    <a:stretch/>
                  </pic:blipFill>
                  <pic:spPr bwMode="auto">
                    <a:xfrm>
                      <a:off x="0" y="0"/>
                      <a:ext cx="4229100" cy="271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8594DA" w14:textId="5DADB7DF" w:rsidR="002236FF" w:rsidRDefault="002236FF" w:rsidP="00CE1319">
      <w:pPr>
        <w:pStyle w:val="Estilo1"/>
        <w:rPr>
          <w:sz w:val="20"/>
          <w:szCs w:val="20"/>
        </w:rPr>
      </w:pPr>
    </w:p>
    <w:p w14:paraId="11ADBFA7" w14:textId="74ADA1D6" w:rsidR="002236FF" w:rsidRDefault="002236FF" w:rsidP="00CE1319">
      <w:pPr>
        <w:pStyle w:val="Estilo1"/>
        <w:rPr>
          <w:sz w:val="20"/>
          <w:szCs w:val="20"/>
        </w:rPr>
      </w:pPr>
    </w:p>
    <w:p w14:paraId="39C84680" w14:textId="53458240" w:rsidR="002236FF" w:rsidRDefault="002236FF" w:rsidP="00CE1319">
      <w:pPr>
        <w:pStyle w:val="Estilo1"/>
        <w:rPr>
          <w:sz w:val="20"/>
          <w:szCs w:val="20"/>
        </w:rPr>
      </w:pPr>
    </w:p>
    <w:p w14:paraId="2CA2C4B7" w14:textId="7B6176CB" w:rsidR="002236FF" w:rsidRDefault="002236FF" w:rsidP="00CE1319">
      <w:pPr>
        <w:pStyle w:val="Estilo1"/>
        <w:rPr>
          <w:sz w:val="20"/>
          <w:szCs w:val="20"/>
        </w:rPr>
      </w:pPr>
    </w:p>
    <w:p w14:paraId="6517538A" w14:textId="4AECB078" w:rsidR="002236FF" w:rsidRDefault="002236FF" w:rsidP="00CE1319">
      <w:pPr>
        <w:pStyle w:val="Estilo1"/>
        <w:rPr>
          <w:sz w:val="20"/>
          <w:szCs w:val="20"/>
        </w:rPr>
      </w:pPr>
    </w:p>
    <w:p w14:paraId="5AB07298" w14:textId="3E290A4F" w:rsidR="002236FF" w:rsidRDefault="002236FF" w:rsidP="00CE1319">
      <w:pPr>
        <w:pStyle w:val="Estilo1"/>
        <w:rPr>
          <w:sz w:val="20"/>
          <w:szCs w:val="20"/>
        </w:rPr>
      </w:pPr>
    </w:p>
    <w:p w14:paraId="477D516A" w14:textId="2DA92BBF" w:rsidR="002236FF" w:rsidRDefault="002236FF" w:rsidP="00CE1319">
      <w:pPr>
        <w:pStyle w:val="Estilo1"/>
        <w:rPr>
          <w:sz w:val="20"/>
          <w:szCs w:val="20"/>
        </w:rPr>
      </w:pPr>
    </w:p>
    <w:p w14:paraId="4E0008DD" w14:textId="7260F540" w:rsidR="002236FF" w:rsidRDefault="002236FF" w:rsidP="00CE1319">
      <w:pPr>
        <w:pStyle w:val="Estilo1"/>
        <w:rPr>
          <w:sz w:val="20"/>
          <w:szCs w:val="20"/>
        </w:rPr>
      </w:pPr>
    </w:p>
    <w:p w14:paraId="0CAD98D5" w14:textId="7ACCCB2A" w:rsidR="002236FF" w:rsidRDefault="002236FF" w:rsidP="00CE1319">
      <w:pPr>
        <w:pStyle w:val="Estilo1"/>
        <w:rPr>
          <w:sz w:val="20"/>
          <w:szCs w:val="20"/>
        </w:rPr>
      </w:pPr>
    </w:p>
    <w:p w14:paraId="1D9AF568" w14:textId="5CC56707" w:rsidR="002236FF" w:rsidRDefault="002236FF" w:rsidP="00CE1319">
      <w:pPr>
        <w:pStyle w:val="Estilo1"/>
        <w:rPr>
          <w:sz w:val="20"/>
          <w:szCs w:val="20"/>
        </w:rPr>
      </w:pPr>
    </w:p>
    <w:p w14:paraId="1C0E65FD" w14:textId="6F6B6AB5" w:rsidR="002236FF" w:rsidRDefault="002236FF" w:rsidP="00CE1319">
      <w:pPr>
        <w:pStyle w:val="Estilo1"/>
        <w:rPr>
          <w:sz w:val="20"/>
          <w:szCs w:val="20"/>
        </w:rPr>
      </w:pPr>
    </w:p>
    <w:p w14:paraId="06E98CC1" w14:textId="48C98A46" w:rsidR="002236FF" w:rsidRDefault="002236FF" w:rsidP="00CE1319">
      <w:pPr>
        <w:pStyle w:val="Estilo1"/>
        <w:rPr>
          <w:sz w:val="20"/>
          <w:szCs w:val="20"/>
        </w:rPr>
      </w:pPr>
    </w:p>
    <w:p w14:paraId="76CA882D" w14:textId="52D72400" w:rsidR="002236FF" w:rsidRDefault="002236FF" w:rsidP="00CE1319">
      <w:pPr>
        <w:pStyle w:val="Estilo1"/>
        <w:rPr>
          <w:sz w:val="20"/>
          <w:szCs w:val="20"/>
        </w:rPr>
      </w:pPr>
    </w:p>
    <w:p w14:paraId="228D055E" w14:textId="42F76E2D" w:rsidR="002236FF" w:rsidRDefault="00435265" w:rsidP="00CE1319">
      <w:pPr>
        <w:pStyle w:val="Estilo1"/>
        <w:rPr>
          <w:sz w:val="20"/>
          <w:szCs w:val="20"/>
        </w:rPr>
      </w:pPr>
      <w:r>
        <w:rPr>
          <w:noProof/>
          <w:sz w:val="20"/>
          <w:szCs w:val="20"/>
        </w:rPr>
        <mc:AlternateContent>
          <mc:Choice Requires="wps">
            <w:drawing>
              <wp:anchor distT="0" distB="0" distL="114300" distR="114300" simplePos="0" relativeHeight="251695122" behindDoc="0" locked="0" layoutInCell="1" allowOverlap="1" wp14:anchorId="294A9109" wp14:editId="35EFECEA">
                <wp:simplePos x="0" y="0"/>
                <wp:positionH relativeFrom="column">
                  <wp:posOffset>1165860</wp:posOffset>
                </wp:positionH>
                <wp:positionV relativeFrom="paragraph">
                  <wp:posOffset>34290</wp:posOffset>
                </wp:positionV>
                <wp:extent cx="1162050" cy="190500"/>
                <wp:effectExtent l="0" t="0" r="19050" b="19050"/>
                <wp:wrapNone/>
                <wp:docPr id="1658009932" name="Rectángulo: esquinas redondeadas 15"/>
                <wp:cNvGraphicFramePr/>
                <a:graphic xmlns:a="http://schemas.openxmlformats.org/drawingml/2006/main">
                  <a:graphicData uri="http://schemas.microsoft.com/office/word/2010/wordprocessingShape">
                    <wps:wsp>
                      <wps:cNvSpPr/>
                      <wps:spPr>
                        <a:xfrm>
                          <a:off x="0" y="0"/>
                          <a:ext cx="1162050" cy="190500"/>
                        </a:xfrm>
                        <a:prstGeom prst="roundRect">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338AC5" id="Rectángulo: esquinas redondeadas 15" o:spid="_x0000_s1026" style="position:absolute;margin-left:91.8pt;margin-top:2.7pt;width:91.5pt;height:15pt;z-index:25169512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" fillcolor="yellow" strokecolor="#09101d [484]" strokeweight="1pt">
                <v:stroke joinstyle="miter"/>
              </v:roundrect>
            </w:pict>
          </mc:Fallback>
        </mc:AlternateContent>
      </w:r>
    </w:p>
    <w:p w14:paraId="6AD9E759" w14:textId="448D3878" w:rsidR="002236FF" w:rsidRDefault="002236FF" w:rsidP="00CE1319">
      <w:pPr>
        <w:pStyle w:val="Estilo1"/>
        <w:rPr>
          <w:sz w:val="20"/>
          <w:szCs w:val="20"/>
        </w:rPr>
      </w:pPr>
    </w:p>
    <w:p w14:paraId="78BC263D" w14:textId="6513D969" w:rsidR="002236FF" w:rsidRDefault="002236FF" w:rsidP="00CE1319">
      <w:pPr>
        <w:pStyle w:val="Estilo1"/>
        <w:rPr>
          <w:sz w:val="20"/>
          <w:szCs w:val="20"/>
        </w:rPr>
      </w:pPr>
    </w:p>
    <w:p w14:paraId="458876AC" w14:textId="77777777" w:rsidR="002236FF" w:rsidRPr="00E7408F" w:rsidRDefault="002236FF" w:rsidP="00CE1319">
      <w:pPr>
        <w:pStyle w:val="Estilo1"/>
        <w:rPr>
          <w:sz w:val="20"/>
          <w:szCs w:val="20"/>
        </w:rPr>
      </w:pPr>
    </w:p>
    <w:p w14:paraId="1D1FD2A8" w14:textId="77777777" w:rsidR="00EB0131" w:rsidRDefault="00EB0131" w:rsidP="00E7408F">
      <w:pPr>
        <w:pStyle w:val="Estilo1"/>
        <w:rPr>
          <w:iCs w:val="0"/>
          <w:color w:val="auto"/>
          <w:szCs w:val="16"/>
        </w:rPr>
      </w:pPr>
    </w:p>
    <w:p w14:paraId="13E431E4" w14:textId="48DE8EF9" w:rsidR="00E925B4" w:rsidRDefault="00CE1319" w:rsidP="00E7408F">
      <w:pPr>
        <w:pStyle w:val="Estilo1"/>
        <w:rPr>
          <w:iCs w:val="0"/>
          <w:color w:val="auto"/>
          <w:szCs w:val="16"/>
        </w:rPr>
      </w:pPr>
      <w:r w:rsidRPr="00E7408F">
        <w:rPr>
          <w:iCs w:val="0"/>
          <w:color w:val="auto"/>
          <w:szCs w:val="16"/>
        </w:rPr>
        <w:t xml:space="preserve">Fuente: IGAC </w:t>
      </w:r>
      <w:r w:rsidR="00DB0CA0">
        <w:rPr>
          <w:iCs w:val="0"/>
          <w:color w:val="auto"/>
          <w:szCs w:val="16"/>
        </w:rPr>
        <w:t>–</w:t>
      </w:r>
      <w:r w:rsidR="002236FF">
        <w:rPr>
          <w:iCs w:val="0"/>
          <w:color w:val="auto"/>
          <w:szCs w:val="16"/>
        </w:rPr>
        <w:t xml:space="preserve"> OIC</w:t>
      </w:r>
    </w:p>
    <w:p w14:paraId="78638427" w14:textId="77777777" w:rsidR="00DB0CA0" w:rsidRDefault="00DB0CA0" w:rsidP="00A06232">
      <w:pPr>
        <w:pStyle w:val="Estilo1"/>
        <w:jc w:val="left"/>
        <w:rPr>
          <w:iCs w:val="0"/>
          <w:color w:val="auto"/>
          <w:szCs w:val="16"/>
        </w:rPr>
      </w:pPr>
    </w:p>
    <w:p w14:paraId="7370B052" w14:textId="77777777" w:rsidR="00EB0131" w:rsidRPr="00E7408F" w:rsidRDefault="00EB0131" w:rsidP="00E7408F">
      <w:pPr>
        <w:pStyle w:val="Estilo1"/>
        <w:rPr>
          <w:iCs w:val="0"/>
          <w:color w:val="auto"/>
          <w:szCs w:val="16"/>
        </w:rPr>
      </w:pPr>
    </w:p>
    <w:p w14:paraId="5C4155AE" w14:textId="37808083" w:rsidR="00417520" w:rsidRPr="00E7408F" w:rsidRDefault="00187FC7" w:rsidP="00417520">
      <w:pPr>
        <w:pStyle w:val="Ttulo2"/>
        <w:numPr>
          <w:ilvl w:val="1"/>
          <w:numId w:val="2"/>
        </w:numPr>
        <w:rPr>
          <w:rFonts w:ascii="Century Gothic" w:eastAsia="Times New Roman" w:hAnsi="Century Gothic"/>
          <w:b/>
          <w:bCs/>
          <w:kern w:val="0"/>
          <w:sz w:val="20"/>
          <w:szCs w:val="20"/>
          <w:lang w:val="es-ES" w:eastAsia="es-ES"/>
          <w14:ligatures w14:val="none"/>
        </w:rPr>
      </w:pPr>
      <w:r>
        <w:rPr>
          <w:rFonts w:ascii="Century Gothic" w:eastAsia="Times New Roman" w:hAnsi="Century Gothic"/>
          <w:b/>
          <w:bCs/>
          <w:kern w:val="0"/>
          <w:sz w:val="20"/>
          <w:szCs w:val="20"/>
          <w:lang w:val="es-ES" w:eastAsia="es-ES"/>
          <w14:ligatures w14:val="none"/>
        </w:rPr>
        <w:t xml:space="preserve">DESCRIPCIÓN </w:t>
      </w:r>
      <w:r w:rsidR="00C820F6">
        <w:rPr>
          <w:rFonts w:ascii="Century Gothic" w:eastAsia="Times New Roman" w:hAnsi="Century Gothic"/>
          <w:b/>
          <w:bCs/>
          <w:kern w:val="0"/>
          <w:sz w:val="20"/>
          <w:szCs w:val="20"/>
          <w:lang w:val="es-ES" w:eastAsia="es-ES"/>
          <w14:ligatures w14:val="none"/>
        </w:rPr>
        <w:t xml:space="preserve">GENERAL </w:t>
      </w:r>
      <w:r>
        <w:rPr>
          <w:rFonts w:ascii="Century Gothic" w:eastAsia="Times New Roman" w:hAnsi="Century Gothic"/>
          <w:b/>
          <w:bCs/>
          <w:kern w:val="0"/>
          <w:sz w:val="20"/>
          <w:szCs w:val="20"/>
          <w:lang w:val="es-ES" w:eastAsia="es-ES"/>
          <w14:ligatures w14:val="none"/>
        </w:rPr>
        <w:t>ELEMENTOS D</w:t>
      </w:r>
      <w:r w:rsidR="00417520" w:rsidRPr="00E7408F">
        <w:rPr>
          <w:rFonts w:ascii="Century Gothic" w:eastAsia="Times New Roman" w:hAnsi="Century Gothic"/>
          <w:b/>
          <w:bCs/>
          <w:kern w:val="0"/>
          <w:sz w:val="20"/>
          <w:szCs w:val="20"/>
          <w:lang w:val="es-ES" w:eastAsia="es-ES"/>
          <w14:ligatures w14:val="none"/>
        </w:rPr>
        <w:t xml:space="preserve">EL TABLERO </w:t>
      </w:r>
    </w:p>
    <w:p w14:paraId="4E895E0E" w14:textId="77777777" w:rsidR="00417520" w:rsidRPr="00E7408F" w:rsidRDefault="00417520" w:rsidP="00417520">
      <w:pPr>
        <w:pStyle w:val="Estilo1"/>
        <w:jc w:val="left"/>
        <w:rPr>
          <w:sz w:val="20"/>
          <w:szCs w:val="20"/>
        </w:rPr>
      </w:pPr>
    </w:p>
    <w:p w14:paraId="22D1FBC3" w14:textId="77777777" w:rsidR="00EB0131" w:rsidRDefault="00EB0131" w:rsidP="00275477">
      <w:pPr>
        <w:spacing w:after="0" w:line="240" w:lineRule="auto"/>
        <w:jc w:val="both"/>
        <w:rPr>
          <w:rFonts w:ascii="Century Gothic" w:eastAsia="Times New Roman" w:hAnsi="Century Gothic"/>
          <w:b/>
          <w:bCs/>
          <w:sz w:val="20"/>
          <w:szCs w:val="20"/>
          <w:lang w:val="es-ES" w:eastAsia="es-ES"/>
        </w:rPr>
      </w:pPr>
    </w:p>
    <w:p w14:paraId="0F6B68E9" w14:textId="68E13598" w:rsidR="001E5F64" w:rsidRPr="00E7408F" w:rsidRDefault="001E5F64" w:rsidP="00275477">
      <w:pPr>
        <w:spacing w:after="0" w:line="240" w:lineRule="auto"/>
        <w:jc w:val="both"/>
        <w:rPr>
          <w:rFonts w:ascii="Century Gothic" w:eastAsia="Times New Roman" w:hAnsi="Century Gothic"/>
          <w:sz w:val="20"/>
          <w:szCs w:val="20"/>
          <w:lang w:val="es-ES" w:eastAsia="es-ES"/>
        </w:rPr>
      </w:pPr>
      <w:r w:rsidRPr="00E7408F">
        <w:rPr>
          <w:rFonts w:ascii="Century Gothic" w:eastAsia="Times New Roman" w:hAnsi="Century Gothic"/>
          <w:b/>
          <w:bCs/>
          <w:sz w:val="20"/>
          <w:szCs w:val="20"/>
          <w:lang w:val="es-ES" w:eastAsia="es-ES"/>
        </w:rPr>
        <w:t>Página de Inicio (Home):</w:t>
      </w:r>
      <w:r w:rsidRPr="00E7408F">
        <w:rPr>
          <w:rFonts w:ascii="Century Gothic" w:eastAsia="Times New Roman" w:hAnsi="Century Gothic"/>
          <w:sz w:val="20"/>
          <w:szCs w:val="20"/>
          <w:lang w:val="es-ES" w:eastAsia="es-ES"/>
        </w:rPr>
        <w:t xml:space="preserve"> Proporciona una introducción sobre el propósito del visor y sus alcances.</w:t>
      </w:r>
    </w:p>
    <w:p w14:paraId="7A0B16B5" w14:textId="65BF9EC1" w:rsidR="00EB0131" w:rsidRDefault="00EB0131" w:rsidP="00275477">
      <w:pPr>
        <w:spacing w:after="0" w:line="240" w:lineRule="auto"/>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En su interior contiene:</w:t>
      </w:r>
    </w:p>
    <w:p w14:paraId="24AACC9C" w14:textId="77777777" w:rsidR="00EB0131" w:rsidRDefault="00EB0131" w:rsidP="00275477">
      <w:pPr>
        <w:spacing w:after="0" w:line="240" w:lineRule="auto"/>
        <w:jc w:val="both"/>
        <w:rPr>
          <w:rFonts w:ascii="Century Gothic" w:eastAsia="Times New Roman" w:hAnsi="Century Gothic"/>
          <w:sz w:val="20"/>
          <w:szCs w:val="20"/>
          <w:lang w:val="es-ES" w:eastAsia="es-ES"/>
        </w:rPr>
      </w:pPr>
    </w:p>
    <w:p w14:paraId="69E2FF3E" w14:textId="719947EE" w:rsidR="00EB0131" w:rsidRPr="00EB0131" w:rsidRDefault="00EB0131" w:rsidP="00EB0131">
      <w:pPr>
        <w:pStyle w:val="Prrafodelista"/>
        <w:numPr>
          <w:ilvl w:val="0"/>
          <w:numId w:val="40"/>
        </w:numPr>
        <w:spacing w:after="0" w:line="240" w:lineRule="auto"/>
        <w:jc w:val="both"/>
        <w:rPr>
          <w:rFonts w:ascii="Century Gothic" w:eastAsia="Times New Roman" w:hAnsi="Century Gothic"/>
          <w:sz w:val="20"/>
          <w:szCs w:val="20"/>
          <w:lang w:val="es-ES" w:eastAsia="es-ES"/>
        </w:rPr>
      </w:pPr>
      <w:r w:rsidRPr="00EB0131">
        <w:rPr>
          <w:rFonts w:ascii="Century Gothic" w:eastAsia="Times New Roman" w:hAnsi="Century Gothic"/>
          <w:sz w:val="20"/>
          <w:szCs w:val="20"/>
          <w:lang w:val="es-ES" w:eastAsia="es-ES"/>
        </w:rPr>
        <w:t>Recursos Adicionales: Botones para descargar manuales y documentación de soporte, como un diccionario de variables.</w:t>
      </w:r>
    </w:p>
    <w:p w14:paraId="570C6BE0" w14:textId="77777777" w:rsidR="00EB0131" w:rsidRDefault="00EB0131" w:rsidP="00275477">
      <w:pPr>
        <w:spacing w:after="0" w:line="240" w:lineRule="auto"/>
        <w:jc w:val="both"/>
        <w:rPr>
          <w:rFonts w:ascii="Century Gothic" w:eastAsia="Times New Roman" w:hAnsi="Century Gothic"/>
          <w:sz w:val="20"/>
          <w:szCs w:val="20"/>
          <w:lang w:val="es-ES" w:eastAsia="es-ES"/>
        </w:rPr>
      </w:pPr>
    </w:p>
    <w:p w14:paraId="0A002FEA" w14:textId="77777777" w:rsidR="00A06232" w:rsidRPr="00A06232" w:rsidRDefault="00A06232" w:rsidP="00A06232">
      <w:pPr>
        <w:spacing w:after="0" w:line="240" w:lineRule="auto"/>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Secciones generales de la Página de inicio del Tablero:</w:t>
      </w:r>
    </w:p>
    <w:p w14:paraId="443AC7C0" w14:textId="77777777" w:rsidR="00A06232" w:rsidRDefault="00A06232" w:rsidP="00A06232">
      <w:pPr>
        <w:pStyle w:val="Prrafodelista"/>
        <w:rPr>
          <w:rFonts w:ascii="Century Gothic" w:eastAsia="Times New Roman" w:hAnsi="Century Gothic"/>
          <w:sz w:val="20"/>
          <w:szCs w:val="20"/>
          <w:lang w:val="es-ES" w:eastAsia="es-ES"/>
        </w:rPr>
      </w:pPr>
    </w:p>
    <w:p w14:paraId="1E0DDCE1" w14:textId="77777777" w:rsidR="00A06232" w:rsidRPr="00E7408F" w:rsidRDefault="00A06232" w:rsidP="00A06232">
      <w:pPr>
        <w:pStyle w:val="Prrafodelista"/>
        <w:spacing w:before="120" w:after="280" w:line="276" w:lineRule="auto"/>
        <w:ind w:left="1512"/>
        <w:jc w:val="both"/>
        <w:rPr>
          <w:rFonts w:ascii="Century Gothic" w:hAnsi="Century Gothic"/>
          <w:sz w:val="20"/>
          <w:szCs w:val="20"/>
        </w:rPr>
      </w:pPr>
      <w:r w:rsidRPr="00E7408F">
        <w:rPr>
          <w:rFonts w:ascii="Century Gothic" w:hAnsi="Century Gothic"/>
          <w:noProof/>
          <w:sz w:val="20"/>
          <w:szCs w:val="20"/>
          <w:lang w:eastAsia="es-CO"/>
          <w14:ligatures w14:val="standardContextual"/>
        </w:rPr>
        <mc:AlternateContent>
          <mc:Choice Requires="wpg">
            <w:drawing>
              <wp:anchor distT="0" distB="0" distL="114300" distR="114300" simplePos="0" relativeHeight="251675666" behindDoc="0" locked="0" layoutInCell="1" allowOverlap="1" wp14:anchorId="710D32EB" wp14:editId="226744BA">
                <wp:simplePos x="0" y="0"/>
                <wp:positionH relativeFrom="column">
                  <wp:posOffset>709295</wp:posOffset>
                </wp:positionH>
                <wp:positionV relativeFrom="paragraph">
                  <wp:posOffset>6350</wp:posOffset>
                </wp:positionV>
                <wp:extent cx="179705" cy="179705"/>
                <wp:effectExtent l="0" t="0" r="0" b="0"/>
                <wp:wrapNone/>
                <wp:docPr id="1338364085" name="Grupo 16"/>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1744534914" name="Diagrama de flujo: conector 5"/>
                        <wps:cNvSpPr/>
                        <wps:spPr>
                          <a:xfrm>
                            <a:off x="25880" y="25879"/>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6983705" name="Gráfico 853480033" descr="Insignia 1 con relleno sólido"/>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51460" cy="251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81F903" id="Grupo 16" o:spid="_x0000_s1026" style="position:absolute;margin-left:55.85pt;margin-top:.5pt;width:14.15pt;height:14.15pt;z-index:251675666;mso-width-relative:margin;mso-height-relative:margin"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5" o:spid="_x0000_s1027" type="#_x0000_t120" style="position:absolute;left:25880;top:25879;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" fillcolor="black [3200]" strokecolor="black [480]" strokeweight="1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853480033" o:spid="_x0000_s1028" type="#_x0000_t75" alt="Insignia 1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">
                  <v:imagedata r:id="rId22" o:title="Insignia 1 con relleno sólido"/>
                </v:shape>
              </v:group>
            </w:pict>
          </mc:Fallback>
        </mc:AlternateContent>
      </w:r>
      <w:r w:rsidRPr="00E7408F">
        <w:rPr>
          <w:rFonts w:ascii="Century Gothic" w:hAnsi="Century Gothic"/>
          <w:sz w:val="20"/>
          <w:szCs w:val="20"/>
        </w:rPr>
        <w:t xml:space="preserve">Título del </w:t>
      </w:r>
      <w:r>
        <w:rPr>
          <w:rFonts w:ascii="Century Gothic" w:hAnsi="Century Gothic"/>
          <w:sz w:val="20"/>
          <w:szCs w:val="20"/>
        </w:rPr>
        <w:t>Tablero</w:t>
      </w:r>
    </w:p>
    <w:p w14:paraId="14DF6C32" w14:textId="77777777" w:rsidR="00A06232" w:rsidRPr="00E7408F" w:rsidRDefault="00A06232" w:rsidP="00A06232">
      <w:pPr>
        <w:pStyle w:val="Prrafodelista"/>
        <w:numPr>
          <w:ilvl w:val="0"/>
          <w:numId w:val="22"/>
        </w:numPr>
        <w:spacing w:before="120" w:after="280" w:line="276" w:lineRule="auto"/>
        <w:jc w:val="both"/>
        <w:rPr>
          <w:rFonts w:ascii="Century Gothic" w:hAnsi="Century Gothic"/>
          <w:sz w:val="20"/>
          <w:szCs w:val="20"/>
        </w:rPr>
      </w:pPr>
      <w:r w:rsidRPr="00E7408F">
        <w:rPr>
          <w:rFonts w:ascii="Century Gothic" w:hAnsi="Century Gothic"/>
          <w:b/>
          <w:bCs/>
          <w:noProof/>
          <w:sz w:val="20"/>
          <w:szCs w:val="20"/>
          <w:lang w:eastAsia="es-CO"/>
          <w14:ligatures w14:val="standardContextual"/>
        </w:rPr>
        <mc:AlternateContent>
          <mc:Choice Requires="wpg">
            <w:drawing>
              <wp:anchor distT="0" distB="0" distL="114300" distR="114300" simplePos="0" relativeHeight="251676690" behindDoc="0" locked="0" layoutInCell="1" allowOverlap="1" wp14:anchorId="6EC46803" wp14:editId="7FD73020">
                <wp:simplePos x="0" y="0"/>
                <wp:positionH relativeFrom="column">
                  <wp:posOffset>702046</wp:posOffset>
                </wp:positionH>
                <wp:positionV relativeFrom="paragraph">
                  <wp:posOffset>15240</wp:posOffset>
                </wp:positionV>
                <wp:extent cx="180000" cy="180000"/>
                <wp:effectExtent l="0" t="0" r="0" b="0"/>
                <wp:wrapNone/>
                <wp:docPr id="1291707829" name="Grupo 8"/>
                <wp:cNvGraphicFramePr/>
                <a:graphic xmlns:a="http://schemas.openxmlformats.org/drawingml/2006/main">
                  <a:graphicData uri="http://schemas.microsoft.com/office/word/2010/wordprocessingGroup">
                    <wpg:wgp>
                      <wpg:cNvGrpSpPr/>
                      <wpg:grpSpPr>
                        <a:xfrm>
                          <a:off x="0" y="0"/>
                          <a:ext cx="180000" cy="180000"/>
                          <a:chOff x="0" y="0"/>
                          <a:chExt cx="251460" cy="251460"/>
                        </a:xfrm>
                      </wpg:grpSpPr>
                      <wps:wsp>
                        <wps:cNvPr id="853195264"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505728" name="Gráfico 815043898" descr="Insignia con relleno sólido"/>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51460" cy="251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02D837" id="Grupo 8" o:spid="_x0000_s1026" style="position:absolute;margin-left:55.3pt;margin-top:1.2pt;width:14.15pt;height:14.15pt;z-index:251676690;mso-width-relative:margin;mso-height-relative:margin"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" fillcolor="black [3200]" strokecolor="black [480]" strokeweight="1pt">
                  <v:stroke joinstyle="miter"/>
                </v:shape>
                <v:shape id="Gráfico 815043898" o:spid="_x0000_s1028" type="#_x0000_t75" alt="Insignia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">
                  <v:imagedata r:id="rId25" o:title="Insignia con relleno sólido"/>
                </v:shape>
              </v:group>
            </w:pict>
          </mc:Fallback>
        </mc:AlternateContent>
      </w:r>
      <w:r>
        <w:rPr>
          <w:rFonts w:ascii="Century Gothic" w:hAnsi="Century Gothic"/>
          <w:sz w:val="20"/>
          <w:szCs w:val="20"/>
        </w:rPr>
        <w:t xml:space="preserve">Objetivo, Funcionalidad del Tablero </w:t>
      </w:r>
    </w:p>
    <w:p w14:paraId="5A468671" w14:textId="77777777" w:rsidR="00A06232" w:rsidRPr="00E7408F" w:rsidRDefault="00A06232" w:rsidP="00A06232">
      <w:pPr>
        <w:pStyle w:val="Prrafodelista"/>
        <w:numPr>
          <w:ilvl w:val="0"/>
          <w:numId w:val="22"/>
        </w:numPr>
        <w:spacing w:before="120" w:after="280" w:line="276" w:lineRule="auto"/>
        <w:jc w:val="both"/>
        <w:rPr>
          <w:rFonts w:ascii="Century Gothic" w:hAnsi="Century Gothic"/>
          <w:sz w:val="20"/>
          <w:szCs w:val="20"/>
        </w:rPr>
      </w:pPr>
      <w:r w:rsidRPr="00E7408F">
        <w:rPr>
          <w:rFonts w:ascii="Century Gothic" w:hAnsi="Century Gothic"/>
          <w:noProof/>
          <w:sz w:val="20"/>
          <w:szCs w:val="20"/>
          <w:lang w:eastAsia="es-CO"/>
          <w14:ligatures w14:val="standardContextual"/>
        </w:rPr>
        <mc:AlternateContent>
          <mc:Choice Requires="wpg">
            <w:drawing>
              <wp:anchor distT="0" distB="0" distL="114300" distR="114300" simplePos="0" relativeHeight="251677714" behindDoc="0" locked="0" layoutInCell="1" allowOverlap="1" wp14:anchorId="7D5E3155" wp14:editId="219797DF">
                <wp:simplePos x="0" y="0"/>
                <wp:positionH relativeFrom="column">
                  <wp:posOffset>705221</wp:posOffset>
                </wp:positionH>
                <wp:positionV relativeFrom="paragraph">
                  <wp:posOffset>10795</wp:posOffset>
                </wp:positionV>
                <wp:extent cx="180000" cy="180000"/>
                <wp:effectExtent l="0" t="0" r="0" b="0"/>
                <wp:wrapNone/>
                <wp:docPr id="967397426" name="Grupo 7"/>
                <wp:cNvGraphicFramePr/>
                <a:graphic xmlns:a="http://schemas.openxmlformats.org/drawingml/2006/main">
                  <a:graphicData uri="http://schemas.microsoft.com/office/word/2010/wordprocessingGroup">
                    <wpg:wgp>
                      <wpg:cNvGrpSpPr/>
                      <wpg:grpSpPr>
                        <a:xfrm>
                          <a:off x="0" y="0"/>
                          <a:ext cx="180000" cy="180000"/>
                          <a:chOff x="0" y="0"/>
                          <a:chExt cx="251460" cy="251460"/>
                        </a:xfrm>
                      </wpg:grpSpPr>
                      <wps:wsp>
                        <wps:cNvPr id="1532379974"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35686562" name="Gráfico 880414121" descr="Insignia 3 con relleno sólido"/>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51460" cy="251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EF51AD" id="Grupo 7" o:spid="_x0000_s1026" style="position:absolute;margin-left:55.55pt;margin-top:.85pt;width:14.15pt;height:14.15pt;z-index:251677714;mso-width-relative:margin;mso-height-relative:margin"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" fillcolor="black [3200]" strokecolor="black [480]" strokeweight="1pt">
                  <v:stroke joinstyle="miter"/>
                </v:shape>
                <v:shape id="Gráfico 880414121" o:spid="_x0000_s1028" type="#_x0000_t75" alt="Insignia 3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">
                  <v:imagedata r:id="rId28" o:title="Insignia 3 con relleno sólido"/>
                </v:shape>
              </v:group>
            </w:pict>
          </mc:Fallback>
        </mc:AlternateContent>
      </w:r>
      <w:r w:rsidRPr="00E7408F">
        <w:rPr>
          <w:rFonts w:ascii="Century Gothic" w:hAnsi="Century Gothic"/>
          <w:sz w:val="20"/>
          <w:szCs w:val="20"/>
        </w:rPr>
        <w:t>Bot</w:t>
      </w:r>
      <w:r>
        <w:rPr>
          <w:rFonts w:ascii="Century Gothic" w:hAnsi="Century Gothic"/>
          <w:sz w:val="20"/>
          <w:szCs w:val="20"/>
        </w:rPr>
        <w:t>ones de Acceso a la información Disponible en el Tablero</w:t>
      </w:r>
    </w:p>
    <w:p w14:paraId="5EA07371" w14:textId="77777777" w:rsidR="00A06232" w:rsidRPr="00E7408F" w:rsidRDefault="00A06232" w:rsidP="00A06232">
      <w:pPr>
        <w:pStyle w:val="Prrafodelista"/>
        <w:numPr>
          <w:ilvl w:val="0"/>
          <w:numId w:val="22"/>
        </w:numPr>
        <w:spacing w:before="120" w:after="280" w:line="276" w:lineRule="auto"/>
        <w:jc w:val="both"/>
        <w:rPr>
          <w:rFonts w:ascii="Century Gothic" w:hAnsi="Century Gothic"/>
          <w:sz w:val="20"/>
          <w:szCs w:val="20"/>
        </w:rPr>
      </w:pPr>
      <w:r w:rsidRPr="00E7408F">
        <w:rPr>
          <w:rFonts w:ascii="Century Gothic" w:hAnsi="Century Gothic"/>
          <w:b/>
          <w:bCs/>
          <w:noProof/>
          <w:sz w:val="20"/>
          <w:szCs w:val="20"/>
          <w:lang w:eastAsia="es-CO"/>
          <w14:ligatures w14:val="standardContextual"/>
        </w:rPr>
        <mc:AlternateContent>
          <mc:Choice Requires="wpg">
            <w:drawing>
              <wp:anchor distT="0" distB="0" distL="114300" distR="114300" simplePos="0" relativeHeight="251678738" behindDoc="0" locked="0" layoutInCell="1" allowOverlap="1" wp14:anchorId="4FAA0194" wp14:editId="480B741D">
                <wp:simplePos x="0" y="0"/>
                <wp:positionH relativeFrom="column">
                  <wp:posOffset>708660</wp:posOffset>
                </wp:positionH>
                <wp:positionV relativeFrom="paragraph">
                  <wp:posOffset>9525</wp:posOffset>
                </wp:positionV>
                <wp:extent cx="179705" cy="179705"/>
                <wp:effectExtent l="0" t="0" r="0" b="0"/>
                <wp:wrapNone/>
                <wp:docPr id="961443871" name="Grupo 6"/>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1589433390" name="Diagrama de flujo: conector 5"/>
                        <wps:cNvSpPr/>
                        <wps:spPr>
                          <a:xfrm>
                            <a:off x="31750" y="31750"/>
                            <a:ext cx="187960" cy="1905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22677750" name="Gráfico 795821122" descr="Insignia 4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51460" cy="2514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1ED10A" id="Grupo 6" o:spid="_x0000_s1026" style="position:absolute;margin-left:55.8pt;margin-top:.75pt;width:14.15pt;height:14.15pt;z-index:251678738;mso-width-relative:margin;mso-height-relative:margin"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">
                <v:shape id="Diagrama de flujo: conector 5" o:spid="_x0000_s1027" type="#_x0000_t120" style="position:absolute;left:31750;top:31750;width:187960;height:19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" fillcolor="black [3200]" strokecolor="black [480]" strokeweight="1pt">
                  <v:stroke joinstyle="miter"/>
                </v:shape>
                <v:shape id="Gráfico 795821122" o:spid="_x0000_s1028" type="#_x0000_t75" alt="Insignia 4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">
                  <v:imagedata r:id="rId31" o:title="Insignia 4 con relleno sólido"/>
                </v:shape>
              </v:group>
            </w:pict>
          </mc:Fallback>
        </mc:AlternateContent>
      </w:r>
      <w:r>
        <w:rPr>
          <w:rFonts w:ascii="Century Gothic" w:hAnsi="Century Gothic"/>
          <w:sz w:val="20"/>
          <w:szCs w:val="20"/>
        </w:rPr>
        <w:t>Descripción de las Dinámicas</w:t>
      </w:r>
      <w:ins w:id="5" w:author="Laura Estefania Bautista Tovar" w:date="2024-10-03T16:12:00Z">
        <w:r>
          <w:rPr>
            <w:rFonts w:ascii="Century Gothic" w:hAnsi="Century Gothic"/>
            <w:sz w:val="20"/>
            <w:szCs w:val="20"/>
          </w:rPr>
          <w:t>.</w:t>
        </w:r>
      </w:ins>
    </w:p>
    <w:p w14:paraId="4C79A073" w14:textId="77777777" w:rsidR="00A06232" w:rsidRPr="00E7408F" w:rsidRDefault="00A06232" w:rsidP="00A06232">
      <w:pPr>
        <w:pStyle w:val="Prrafodelista"/>
        <w:numPr>
          <w:ilvl w:val="0"/>
          <w:numId w:val="22"/>
        </w:numPr>
        <w:spacing w:before="120" w:after="280" w:line="276" w:lineRule="auto"/>
        <w:jc w:val="both"/>
        <w:rPr>
          <w:rFonts w:ascii="Century Gothic" w:hAnsi="Century Gothic"/>
          <w:sz w:val="20"/>
          <w:szCs w:val="20"/>
        </w:rPr>
      </w:pPr>
      <w:r w:rsidRPr="00E7408F">
        <w:rPr>
          <w:rFonts w:ascii="Century Gothic" w:hAnsi="Century Gothic"/>
          <w:noProof/>
          <w:sz w:val="20"/>
          <w:szCs w:val="20"/>
          <w:lang w:eastAsia="es-CO"/>
          <w14:ligatures w14:val="standardContextual"/>
        </w:rPr>
        <mc:AlternateContent>
          <mc:Choice Requires="wpg">
            <w:drawing>
              <wp:anchor distT="0" distB="0" distL="114300" distR="114300" simplePos="0" relativeHeight="251679762" behindDoc="0" locked="0" layoutInCell="1" allowOverlap="1" wp14:anchorId="7A726535" wp14:editId="11A198F2">
                <wp:simplePos x="0" y="0"/>
                <wp:positionH relativeFrom="column">
                  <wp:posOffset>707390</wp:posOffset>
                </wp:positionH>
                <wp:positionV relativeFrom="paragraph">
                  <wp:posOffset>13335</wp:posOffset>
                </wp:positionV>
                <wp:extent cx="179705" cy="179705"/>
                <wp:effectExtent l="0" t="0" r="0" b="0"/>
                <wp:wrapNone/>
                <wp:docPr id="2120087690" name="Grupo 18"/>
                <wp:cNvGraphicFramePr/>
                <a:graphic xmlns:a="http://schemas.openxmlformats.org/drawingml/2006/main">
                  <a:graphicData uri="http://schemas.microsoft.com/office/word/2010/wordprocessingGroup">
                    <wpg:wgp>
                      <wpg:cNvGrpSpPr/>
                      <wpg:grpSpPr>
                        <a:xfrm>
                          <a:off x="0" y="0"/>
                          <a:ext cx="179705" cy="179705"/>
                          <a:chOff x="0" y="0"/>
                          <a:chExt cx="215900" cy="215900"/>
                        </a:xfrm>
                      </wpg:grpSpPr>
                      <wps:wsp>
                        <wps:cNvPr id="640404415" name="Diagrama de flujo: conector 5"/>
                        <wps:cNvSpPr/>
                        <wps:spPr>
                          <a:xfrm>
                            <a:off x="25879" y="25879"/>
                            <a:ext cx="161380" cy="163561"/>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455234" name="Gráfico 17" descr="Insignia 5 con relleno sólido"/>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15900" cy="21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804B72" id="Grupo 18" o:spid="_x0000_s1026" style="position:absolute;margin-left:55.7pt;margin-top:1.05pt;width:14.15pt;height:14.15pt;z-index:251679762;mso-width-relative:margin;mso-height-relative:margin" coordsize="215900,2159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">
                <v:shape id="Diagrama de flujo: conector 5" o:spid="_x0000_s1027" type="#_x0000_t120" style="position:absolute;left:25879;top:25879;width:161380;height:163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" fillcolor="black [3200]" strokecolor="black [480]" strokeweight="1pt">
                  <v:stroke joinstyle="miter"/>
                </v:shape>
                <v:shape id="Gráfico 17" o:spid="_x0000_s1028" type="#_x0000_t75" alt="Insignia 5 con relleno sólido" style="position:absolute;width:215900;height:2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">
                  <v:imagedata r:id="rId34" o:title="Insignia 5 con relleno sólido"/>
                </v:shape>
              </v:group>
            </w:pict>
          </mc:Fallback>
        </mc:AlternateContent>
      </w:r>
      <w:r w:rsidRPr="00E7408F">
        <w:rPr>
          <w:rFonts w:ascii="Century Gothic" w:hAnsi="Century Gothic"/>
          <w:sz w:val="20"/>
          <w:szCs w:val="20"/>
        </w:rPr>
        <w:t>Bo</w:t>
      </w:r>
      <w:r>
        <w:rPr>
          <w:rFonts w:ascii="Century Gothic" w:hAnsi="Century Gothic"/>
          <w:sz w:val="20"/>
          <w:szCs w:val="20"/>
        </w:rPr>
        <w:t>tones de Consulta y Descargas Disponibles</w:t>
      </w:r>
      <w:ins w:id="6" w:author="Laura Estefania Bautista Tovar" w:date="2024-10-03T16:12:00Z">
        <w:r>
          <w:rPr>
            <w:rFonts w:ascii="Century Gothic" w:hAnsi="Century Gothic"/>
            <w:sz w:val="20"/>
            <w:szCs w:val="20"/>
          </w:rPr>
          <w:t>.</w:t>
        </w:r>
      </w:ins>
    </w:p>
    <w:p w14:paraId="5A99CBE6" w14:textId="77777777" w:rsidR="00EB0131" w:rsidRDefault="00EB0131" w:rsidP="00275477">
      <w:pPr>
        <w:spacing w:after="0" w:line="240" w:lineRule="auto"/>
        <w:jc w:val="both"/>
        <w:rPr>
          <w:rFonts w:ascii="Century Gothic" w:eastAsia="Times New Roman" w:hAnsi="Century Gothic"/>
          <w:sz w:val="20"/>
          <w:szCs w:val="20"/>
          <w:lang w:val="es-ES" w:eastAsia="es-ES"/>
        </w:rPr>
      </w:pPr>
    </w:p>
    <w:p w14:paraId="238D28E4" w14:textId="77777777" w:rsidR="00EB0131" w:rsidRDefault="00EB0131" w:rsidP="00275477">
      <w:pPr>
        <w:spacing w:after="0" w:line="240" w:lineRule="auto"/>
        <w:jc w:val="both"/>
        <w:rPr>
          <w:rFonts w:ascii="Century Gothic" w:eastAsia="Times New Roman" w:hAnsi="Century Gothic"/>
          <w:sz w:val="20"/>
          <w:szCs w:val="20"/>
          <w:lang w:val="es-ES" w:eastAsia="es-ES"/>
        </w:rPr>
      </w:pPr>
    </w:p>
    <w:p w14:paraId="6CBC7E79" w14:textId="77777777" w:rsidR="00EB0131" w:rsidRDefault="00EB0131" w:rsidP="00275477">
      <w:pPr>
        <w:spacing w:after="0" w:line="240" w:lineRule="auto"/>
        <w:jc w:val="both"/>
        <w:rPr>
          <w:rFonts w:ascii="Century Gothic" w:eastAsia="Times New Roman" w:hAnsi="Century Gothic"/>
          <w:sz w:val="20"/>
          <w:szCs w:val="20"/>
          <w:lang w:val="es-ES" w:eastAsia="es-ES"/>
        </w:rPr>
      </w:pPr>
    </w:p>
    <w:p w14:paraId="5C74DAF1" w14:textId="77777777" w:rsidR="00A06232" w:rsidRDefault="00A06232" w:rsidP="00A06232">
      <w:pPr>
        <w:pStyle w:val="Descripcin"/>
        <w:keepNext/>
        <w:spacing w:after="0"/>
        <w:rPr>
          <w:rFonts w:ascii="Century Gothic" w:hAnsi="Century Gothic"/>
          <w:i w:val="0"/>
          <w:iCs w:val="0"/>
          <w:color w:val="auto"/>
          <w:sz w:val="16"/>
          <w:szCs w:val="16"/>
        </w:rPr>
      </w:pPr>
    </w:p>
    <w:p w14:paraId="6CB41EC3" w14:textId="098903A0" w:rsidR="00EB0131" w:rsidRDefault="00EB0131" w:rsidP="00EB0131">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 xml:space="preserve">Ilustración </w:t>
      </w:r>
      <w:r w:rsidR="0047656F">
        <w:rPr>
          <w:rFonts w:ascii="Century Gothic" w:hAnsi="Century Gothic"/>
          <w:i w:val="0"/>
          <w:iCs w:val="0"/>
          <w:color w:val="auto"/>
          <w:sz w:val="16"/>
          <w:szCs w:val="16"/>
        </w:rPr>
        <w:t>4</w:t>
      </w:r>
      <w:r w:rsidRPr="00E7408F">
        <w:rPr>
          <w:rFonts w:ascii="Century Gothic" w:hAnsi="Century Gothic"/>
          <w:i w:val="0"/>
          <w:iCs w:val="0"/>
          <w:color w:val="auto"/>
          <w:sz w:val="16"/>
          <w:szCs w:val="16"/>
        </w:rPr>
        <w:t xml:space="preserve">. </w:t>
      </w:r>
      <w:r w:rsidRPr="00EB0131">
        <w:rPr>
          <w:rFonts w:ascii="Century Gothic" w:hAnsi="Century Gothic"/>
          <w:i w:val="0"/>
          <w:iCs w:val="0"/>
          <w:color w:val="auto"/>
          <w:sz w:val="16"/>
          <w:szCs w:val="16"/>
        </w:rPr>
        <w:t>Página de Inicio (Home)</w:t>
      </w:r>
    </w:p>
    <w:p w14:paraId="63E0F1A9" w14:textId="1AE47FAC" w:rsidR="00EB0131" w:rsidRPr="00EB0131" w:rsidRDefault="00B158E4" w:rsidP="00EB0131">
      <w:r>
        <w:rPr>
          <w:noProof/>
        </w:rPr>
        <mc:AlternateContent>
          <mc:Choice Requires="wpg">
            <w:drawing>
              <wp:anchor distT="0" distB="0" distL="114300" distR="114300" simplePos="0" relativeHeight="251669522" behindDoc="0" locked="0" layoutInCell="1" allowOverlap="1" wp14:anchorId="30C03BD6" wp14:editId="7FD55F0F">
                <wp:simplePos x="0" y="0"/>
                <wp:positionH relativeFrom="column">
                  <wp:posOffset>2965450</wp:posOffset>
                </wp:positionH>
                <wp:positionV relativeFrom="paragraph">
                  <wp:posOffset>186055</wp:posOffset>
                </wp:positionV>
                <wp:extent cx="179705" cy="179705"/>
                <wp:effectExtent l="0" t="0" r="0" b="0"/>
                <wp:wrapNone/>
                <wp:docPr id="975530157" name="Grupo 16"/>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2141200337" name="Diagrama de flujo: conector 5"/>
                        <wps:cNvSpPr/>
                        <wps:spPr>
                          <a:xfrm>
                            <a:off x="25880" y="25879"/>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60198850" name="Gráfico 853480033" descr="Insignia 1 con relleno sólido"/>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51460" cy="251460"/>
                          </a:xfrm>
                          <a:prstGeom prst="rect">
                            <a:avLst/>
                          </a:prstGeom>
                        </pic:spPr>
                      </pic:pic>
                    </wpg:wgp>
                  </a:graphicData>
                </a:graphic>
              </wp:anchor>
            </w:drawing>
          </mc:Choice>
          <mc:Fallback>
            <w:pict>
              <v:group w14:anchorId="4CFEE12A" id="Grupo 16" o:spid="_x0000_s1026" style="position:absolute;margin-left:233.5pt;margin-top:14.65pt;width:14.15pt;height:14.15pt;z-index:251669522"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">
                <v:shape id="Diagrama de flujo: conector 5" o:spid="_x0000_s1027" type="#_x0000_t120" style="position:absolute;left:25880;top:25879;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" fillcolor="black [3200]" strokecolor="black [480]" strokeweight="1pt">
                  <v:stroke joinstyle="miter"/>
                </v:shape>
                <v:shape id="Gráfico 853480033" o:spid="_x0000_s1028" type="#_x0000_t75" alt="Insignia 1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">
                  <v:imagedata r:id="rId22" o:title="Insignia 1 con relleno sólido"/>
                </v:shape>
              </v:group>
            </w:pict>
          </mc:Fallback>
        </mc:AlternateContent>
      </w:r>
    </w:p>
    <w:p w14:paraId="1CF58420" w14:textId="6A7D39AD" w:rsidR="00CE1319" w:rsidRPr="00E7408F" w:rsidRDefault="00187FC7" w:rsidP="00CE1319">
      <w:pPr>
        <w:keepNext/>
        <w:spacing w:after="0" w:line="240" w:lineRule="auto"/>
        <w:jc w:val="center"/>
        <w:rPr>
          <w:rFonts w:ascii="Century Gothic" w:hAnsi="Century Gothic"/>
          <w:sz w:val="20"/>
          <w:szCs w:val="20"/>
        </w:rPr>
      </w:pPr>
      <w:r>
        <w:rPr>
          <w:noProof/>
        </w:rPr>
        <mc:AlternateContent>
          <mc:Choice Requires="wpg">
            <w:drawing>
              <wp:anchor distT="0" distB="0" distL="114300" distR="114300" simplePos="0" relativeHeight="251673618" behindDoc="0" locked="0" layoutInCell="1" allowOverlap="1" wp14:anchorId="1A0A23C3" wp14:editId="0526051D">
                <wp:simplePos x="0" y="0"/>
                <wp:positionH relativeFrom="column">
                  <wp:posOffset>1612900</wp:posOffset>
                </wp:positionH>
                <wp:positionV relativeFrom="paragraph">
                  <wp:posOffset>2453005</wp:posOffset>
                </wp:positionV>
                <wp:extent cx="179705" cy="179705"/>
                <wp:effectExtent l="0" t="0" r="0" b="0"/>
                <wp:wrapNone/>
                <wp:docPr id="348647988" name="Grupo 18"/>
                <wp:cNvGraphicFramePr/>
                <a:graphic xmlns:a="http://schemas.openxmlformats.org/drawingml/2006/main">
                  <a:graphicData uri="http://schemas.microsoft.com/office/word/2010/wordprocessingGroup">
                    <wpg:wgp>
                      <wpg:cNvGrpSpPr/>
                      <wpg:grpSpPr>
                        <a:xfrm>
                          <a:off x="0" y="0"/>
                          <a:ext cx="179705" cy="179705"/>
                          <a:chOff x="0" y="0"/>
                          <a:chExt cx="215900" cy="215900"/>
                        </a:xfrm>
                      </wpg:grpSpPr>
                      <wps:wsp>
                        <wps:cNvPr id="1360717983" name="Diagrama de flujo: conector 5"/>
                        <wps:cNvSpPr/>
                        <wps:spPr>
                          <a:xfrm>
                            <a:off x="25879" y="25879"/>
                            <a:ext cx="161380" cy="163561"/>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94982912" name="Gráfico 17" descr="Insignia 5 con relleno sólido"/>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15900" cy="215900"/>
                          </a:xfrm>
                          <a:prstGeom prst="rect">
                            <a:avLst/>
                          </a:prstGeom>
                        </pic:spPr>
                      </pic:pic>
                    </wpg:wgp>
                  </a:graphicData>
                </a:graphic>
              </wp:anchor>
            </w:drawing>
          </mc:Choice>
          <mc:Fallback>
            <w:pict>
              <v:group w14:anchorId="000D0105" id="Grupo 18" o:spid="_x0000_s1026" style="position:absolute;margin-left:127pt;margin-top:193.15pt;width:14.15pt;height:14.15pt;z-index:251673618" coordsize="215900,2159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">
                <v:shape id="Diagrama de flujo: conector 5" o:spid="_x0000_s1027" type="#_x0000_t120" style="position:absolute;left:25879;top:25879;width:161380;height:163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" fillcolor="black [3200]" strokecolor="black [480]" strokeweight="1pt">
                  <v:stroke joinstyle="miter"/>
                </v:shape>
                <v:shape id="Gráfico 17" o:spid="_x0000_s1028" type="#_x0000_t75" alt="Insignia 5 con relleno sólido" style="position:absolute;width:215900;height:2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">
                  <v:imagedata r:id="rId34" o:title="Insignia 5 con relleno sólido"/>
                </v:shape>
              </v:group>
            </w:pict>
          </mc:Fallback>
        </mc:AlternateContent>
      </w:r>
      <w:r>
        <w:rPr>
          <w:noProof/>
        </w:rPr>
        <mc:AlternateContent>
          <mc:Choice Requires="wpg">
            <w:drawing>
              <wp:anchor distT="0" distB="0" distL="114300" distR="114300" simplePos="0" relativeHeight="251672594" behindDoc="0" locked="0" layoutInCell="1" allowOverlap="1" wp14:anchorId="2B5A7B5C" wp14:editId="5FEBBAF7">
                <wp:simplePos x="0" y="0"/>
                <wp:positionH relativeFrom="column">
                  <wp:posOffset>2374900</wp:posOffset>
                </wp:positionH>
                <wp:positionV relativeFrom="paragraph">
                  <wp:posOffset>1452880</wp:posOffset>
                </wp:positionV>
                <wp:extent cx="179705" cy="179705"/>
                <wp:effectExtent l="0" t="0" r="0" b="0"/>
                <wp:wrapNone/>
                <wp:docPr id="350688938" name="Grupo 6"/>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292885565" name="Diagrama de flujo: conector 5"/>
                        <wps:cNvSpPr/>
                        <wps:spPr>
                          <a:xfrm>
                            <a:off x="31750" y="31750"/>
                            <a:ext cx="187960" cy="1905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4270127" name="Gráfico 795821122" descr="Insignia 4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51460" cy="251460"/>
                          </a:xfrm>
                          <a:prstGeom prst="rect">
                            <a:avLst/>
                          </a:prstGeom>
                        </pic:spPr>
                      </pic:pic>
                    </wpg:wgp>
                  </a:graphicData>
                </a:graphic>
              </wp:anchor>
            </w:drawing>
          </mc:Choice>
          <mc:Fallback>
            <w:pict>
              <v:group w14:anchorId="320C8B57" id="Grupo 6" o:spid="_x0000_s1026" style="position:absolute;margin-left:187pt;margin-top:114.4pt;width:14.15pt;height:14.15pt;z-index:251672594"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">
                <v:shape id="Diagrama de flujo: conector 5" o:spid="_x0000_s1027" type="#_x0000_t120" style="position:absolute;left:31750;top:31750;width:187960;height:19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" fillcolor="black [3200]" strokecolor="black [480]" strokeweight="1pt">
                  <v:stroke joinstyle="miter"/>
                </v:shape>
                <v:shape id="Gráfico 795821122" o:spid="_x0000_s1028" type="#_x0000_t75" alt="Insignia 4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">
                  <v:imagedata r:id="rId31" o:title="Insignia 4 con relleno sólido"/>
                </v:shape>
              </v:group>
            </w:pict>
          </mc:Fallback>
        </mc:AlternateContent>
      </w:r>
      <w:r>
        <w:rPr>
          <w:noProof/>
        </w:rPr>
        <mc:AlternateContent>
          <mc:Choice Requires="wpg">
            <w:drawing>
              <wp:anchor distT="0" distB="0" distL="114300" distR="114300" simplePos="0" relativeHeight="251671570" behindDoc="0" locked="0" layoutInCell="1" allowOverlap="1" wp14:anchorId="20DC9219" wp14:editId="08DEBF0F">
                <wp:simplePos x="0" y="0"/>
                <wp:positionH relativeFrom="column">
                  <wp:posOffset>3898900</wp:posOffset>
                </wp:positionH>
                <wp:positionV relativeFrom="paragraph">
                  <wp:posOffset>2453005</wp:posOffset>
                </wp:positionV>
                <wp:extent cx="179705" cy="179705"/>
                <wp:effectExtent l="0" t="0" r="0" b="0"/>
                <wp:wrapNone/>
                <wp:docPr id="2052648101" name="Grupo 7"/>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1188246374"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9175288" name="Gráfico 880414121" descr="Insignia 3 con relleno sólido"/>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51460" cy="251460"/>
                          </a:xfrm>
                          <a:prstGeom prst="rect">
                            <a:avLst/>
                          </a:prstGeom>
                        </pic:spPr>
                      </pic:pic>
                    </wpg:wgp>
                  </a:graphicData>
                </a:graphic>
              </wp:anchor>
            </w:drawing>
          </mc:Choice>
          <mc:Fallback>
            <w:pict>
              <v:group w14:anchorId="415A7516" id="Grupo 7" o:spid="_x0000_s1026" style="position:absolute;margin-left:307pt;margin-top:193.15pt;width:14.15pt;height:14.15pt;z-index:251671570"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" fillcolor="black [3200]" strokecolor="black [480]" strokeweight="1pt">
                  <v:stroke joinstyle="miter"/>
                </v:shape>
                <v:shape id="Gráfico 880414121" o:spid="_x0000_s1028" type="#_x0000_t75" alt="Insignia 3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">
                  <v:imagedata r:id="rId28" o:title="Insignia 3 con relleno sólido"/>
                </v:shape>
              </v:group>
            </w:pict>
          </mc:Fallback>
        </mc:AlternateContent>
      </w:r>
      <w:r w:rsidR="00B158E4">
        <w:rPr>
          <w:noProof/>
        </w:rPr>
        <mc:AlternateContent>
          <mc:Choice Requires="wpg">
            <w:drawing>
              <wp:anchor distT="0" distB="0" distL="114300" distR="114300" simplePos="0" relativeHeight="251670546" behindDoc="0" locked="0" layoutInCell="1" allowOverlap="1" wp14:anchorId="5C7B9C74" wp14:editId="611A9263">
                <wp:simplePos x="0" y="0"/>
                <wp:positionH relativeFrom="column">
                  <wp:posOffset>488950</wp:posOffset>
                </wp:positionH>
                <wp:positionV relativeFrom="paragraph">
                  <wp:posOffset>748030</wp:posOffset>
                </wp:positionV>
                <wp:extent cx="179705" cy="179705"/>
                <wp:effectExtent l="0" t="0" r="0" b="0"/>
                <wp:wrapNone/>
                <wp:docPr id="1933747190" name="Grupo 8"/>
                <wp:cNvGraphicFramePr/>
                <a:graphic xmlns:a="http://schemas.openxmlformats.org/drawingml/2006/main">
                  <a:graphicData uri="http://schemas.microsoft.com/office/word/2010/wordprocessingGroup">
                    <wpg:wgp>
                      <wpg:cNvGrpSpPr/>
                      <wpg:grpSpPr>
                        <a:xfrm>
                          <a:off x="0" y="0"/>
                          <a:ext cx="179705" cy="179705"/>
                          <a:chOff x="0" y="0"/>
                          <a:chExt cx="251460" cy="251460"/>
                        </a:xfrm>
                      </wpg:grpSpPr>
                      <wps:wsp>
                        <wps:cNvPr id="1383764861"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61702162" name="Gráfico 815043898" descr="Insignia con relleno sólido"/>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51460" cy="251460"/>
                          </a:xfrm>
                          <a:prstGeom prst="rect">
                            <a:avLst/>
                          </a:prstGeom>
                        </pic:spPr>
                      </pic:pic>
                    </wpg:wgp>
                  </a:graphicData>
                </a:graphic>
              </wp:anchor>
            </w:drawing>
          </mc:Choice>
          <mc:Fallback>
            <w:pict>
              <v:group w14:anchorId="748121DB" id="Grupo 8" o:spid="_x0000_s1026" style="position:absolute;margin-left:38.5pt;margin-top:58.9pt;width:14.15pt;height:14.15pt;z-index:251670546"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" fillcolor="black [3200]" strokecolor="black [480]" strokeweight="1pt">
                  <v:stroke joinstyle="miter"/>
                </v:shape>
                <v:shape id="Gráfico 815043898" o:spid="_x0000_s1028" type="#_x0000_t75" alt="Insignia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">
                  <v:imagedata r:id="rId25" o:title="Insignia con relleno sólido"/>
                </v:shape>
              </v:group>
            </w:pict>
          </mc:Fallback>
        </mc:AlternateContent>
      </w:r>
      <w:r w:rsidR="00EB0131">
        <w:rPr>
          <w:noProof/>
        </w:rPr>
        <w:drawing>
          <wp:inline distT="0" distB="0" distL="0" distR="0" wp14:anchorId="4BBBC459" wp14:editId="0E94BEBD">
            <wp:extent cx="5780971" cy="3156585"/>
            <wp:effectExtent l="0" t="0" r="0" b="5715"/>
            <wp:docPr id="1705598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8377" name=""/>
                    <pic:cNvPicPr/>
                  </pic:nvPicPr>
                  <pic:blipFill>
                    <a:blip r:embed="rId35"/>
                    <a:stretch>
                      <a:fillRect/>
                    </a:stretch>
                  </pic:blipFill>
                  <pic:spPr>
                    <a:xfrm>
                      <a:off x="0" y="0"/>
                      <a:ext cx="5803273" cy="3168763"/>
                    </a:xfrm>
                    <a:prstGeom prst="rect">
                      <a:avLst/>
                    </a:prstGeom>
                  </pic:spPr>
                </pic:pic>
              </a:graphicData>
            </a:graphic>
          </wp:inline>
        </w:drawing>
      </w:r>
    </w:p>
    <w:p w14:paraId="5BB962DE" w14:textId="5C048A1B" w:rsidR="00CE1319" w:rsidRDefault="00CE1319" w:rsidP="00E7408F">
      <w:pPr>
        <w:pStyle w:val="Estilo1"/>
        <w:rPr>
          <w:iCs w:val="0"/>
          <w:color w:val="auto"/>
          <w:szCs w:val="16"/>
        </w:rPr>
      </w:pPr>
      <w:r w:rsidRPr="00E7408F">
        <w:rPr>
          <w:iCs w:val="0"/>
          <w:color w:val="auto"/>
          <w:szCs w:val="16"/>
        </w:rPr>
        <w:t>Fuente: IGAC</w:t>
      </w:r>
    </w:p>
    <w:p w14:paraId="14643D77" w14:textId="5F6654D9" w:rsidR="00EB0131" w:rsidRDefault="00EB0131" w:rsidP="00E7408F">
      <w:pPr>
        <w:pStyle w:val="Estilo1"/>
        <w:rPr>
          <w:iCs w:val="0"/>
          <w:color w:val="auto"/>
          <w:szCs w:val="16"/>
        </w:rPr>
      </w:pPr>
    </w:p>
    <w:p w14:paraId="4A38185F" w14:textId="77777777" w:rsidR="00187FC7" w:rsidRDefault="00187FC7" w:rsidP="00187FC7">
      <w:pPr>
        <w:spacing w:after="0" w:line="240" w:lineRule="auto"/>
        <w:jc w:val="both"/>
        <w:rPr>
          <w:rFonts w:ascii="Century Gothic" w:eastAsia="Times New Roman" w:hAnsi="Century Gothic"/>
          <w:sz w:val="20"/>
          <w:szCs w:val="20"/>
          <w:lang w:val="es-ES" w:eastAsia="es-ES"/>
        </w:rPr>
      </w:pPr>
    </w:p>
    <w:p w14:paraId="11AA5C5A" w14:textId="77777777" w:rsidR="00187FC7" w:rsidRDefault="00187FC7" w:rsidP="00187FC7">
      <w:pPr>
        <w:spacing w:after="0" w:line="240" w:lineRule="auto"/>
        <w:jc w:val="both"/>
        <w:rPr>
          <w:rFonts w:ascii="Century Gothic" w:eastAsia="Times New Roman" w:hAnsi="Century Gothic"/>
          <w:sz w:val="20"/>
          <w:szCs w:val="20"/>
          <w:lang w:val="es-ES" w:eastAsia="es-ES"/>
        </w:rPr>
      </w:pPr>
    </w:p>
    <w:p w14:paraId="77EE411D" w14:textId="77777777" w:rsidR="00D05432" w:rsidRPr="00EB0131" w:rsidRDefault="00D05432" w:rsidP="00D05432">
      <w:pPr>
        <w:pStyle w:val="Ttulo2"/>
        <w:numPr>
          <w:ilvl w:val="1"/>
          <w:numId w:val="2"/>
        </w:numPr>
        <w:rPr>
          <w:rFonts w:ascii="Century Gothic" w:eastAsia="Times New Roman" w:hAnsi="Century Gothic"/>
          <w:b/>
          <w:bCs/>
          <w:kern w:val="0"/>
          <w:sz w:val="20"/>
          <w:szCs w:val="20"/>
          <w:lang w:val="es-ES" w:eastAsia="es-ES"/>
          <w14:ligatures w14:val="none"/>
        </w:rPr>
      </w:pPr>
      <w:r w:rsidRPr="00EB0131">
        <w:rPr>
          <w:rFonts w:ascii="Century Gothic" w:eastAsia="Times New Roman" w:hAnsi="Century Gothic"/>
          <w:b/>
          <w:bCs/>
          <w:kern w:val="0"/>
          <w:sz w:val="20"/>
          <w:szCs w:val="20"/>
          <w:lang w:val="es-ES" w:eastAsia="es-ES"/>
          <w14:ligatures w14:val="none"/>
        </w:rPr>
        <w:t>Páginas Descriptivas</w:t>
      </w:r>
    </w:p>
    <w:p w14:paraId="0A44DC57" w14:textId="77777777" w:rsidR="00D05432" w:rsidRPr="00EB0131" w:rsidRDefault="00D05432" w:rsidP="00D05432">
      <w:pPr>
        <w:rPr>
          <w:lang w:val="es-ES" w:eastAsia="es-ES"/>
        </w:rPr>
      </w:pPr>
    </w:p>
    <w:p w14:paraId="0EC5B12D" w14:textId="77777777" w:rsidR="00D05432" w:rsidRPr="00EB0131" w:rsidRDefault="00D05432" w:rsidP="00D05432">
      <w:pPr>
        <w:spacing w:after="0" w:line="240" w:lineRule="auto"/>
        <w:jc w:val="both"/>
        <w:rPr>
          <w:rFonts w:ascii="Century Gothic" w:eastAsia="Times New Roman" w:hAnsi="Century Gothic"/>
          <w:sz w:val="20"/>
          <w:szCs w:val="20"/>
          <w:lang w:val="es-ES" w:eastAsia="es-ES"/>
        </w:rPr>
      </w:pPr>
      <w:r w:rsidRPr="00EB0131">
        <w:rPr>
          <w:rFonts w:ascii="Century Gothic" w:eastAsia="Times New Roman" w:hAnsi="Century Gothic"/>
          <w:sz w:val="20"/>
          <w:szCs w:val="20"/>
          <w:lang w:val="es-ES" w:eastAsia="es-ES"/>
        </w:rPr>
        <w:t>Cada sección del tablero incluye una página descriptiva que orienta al usuario en el análisis, destacando:</w:t>
      </w:r>
    </w:p>
    <w:p w14:paraId="512ACE55" w14:textId="77777777" w:rsidR="00D05432" w:rsidRPr="00EB0131" w:rsidRDefault="00D05432" w:rsidP="00D05432">
      <w:pPr>
        <w:spacing w:after="0" w:line="240" w:lineRule="auto"/>
        <w:jc w:val="both"/>
        <w:rPr>
          <w:rFonts w:ascii="Century Gothic" w:eastAsia="Times New Roman" w:hAnsi="Century Gothic"/>
          <w:sz w:val="20"/>
          <w:szCs w:val="20"/>
          <w:lang w:val="es-ES" w:eastAsia="es-ES"/>
        </w:rPr>
      </w:pPr>
    </w:p>
    <w:p w14:paraId="723A7B8D" w14:textId="77777777" w:rsidR="00D05432" w:rsidRDefault="00D05432" w:rsidP="00D05432">
      <w:pPr>
        <w:pStyle w:val="Prrafodelista"/>
        <w:numPr>
          <w:ilvl w:val="0"/>
          <w:numId w:val="42"/>
        </w:numPr>
        <w:spacing w:after="0" w:line="240" w:lineRule="auto"/>
        <w:jc w:val="both"/>
        <w:rPr>
          <w:rFonts w:ascii="Century Gothic" w:eastAsia="Times New Roman" w:hAnsi="Century Gothic"/>
          <w:sz w:val="20"/>
          <w:szCs w:val="20"/>
          <w:lang w:val="es-ES" w:eastAsia="es-ES"/>
        </w:rPr>
      </w:pPr>
      <w:r w:rsidRPr="00EB0131">
        <w:rPr>
          <w:rFonts w:ascii="Century Gothic" w:eastAsia="Times New Roman" w:hAnsi="Century Gothic"/>
          <w:b/>
          <w:bCs/>
          <w:sz w:val="20"/>
          <w:szCs w:val="20"/>
          <w:lang w:val="es-ES" w:eastAsia="es-ES"/>
        </w:rPr>
        <w:t>Título de la Sección</w:t>
      </w:r>
      <w:r w:rsidRPr="00EB0131">
        <w:rPr>
          <w:rFonts w:ascii="Century Gothic" w:eastAsia="Times New Roman" w:hAnsi="Century Gothic"/>
          <w:sz w:val="20"/>
          <w:szCs w:val="20"/>
          <w:lang w:val="es-ES" w:eastAsia="es-ES"/>
        </w:rPr>
        <w:t>: Ejemplo: "Distribución Geográfica".</w:t>
      </w:r>
    </w:p>
    <w:p w14:paraId="48A2C6E9" w14:textId="77777777" w:rsidR="00D05432" w:rsidRPr="00EB0131" w:rsidRDefault="00D05432" w:rsidP="00D05432">
      <w:pPr>
        <w:pStyle w:val="Prrafodelista"/>
        <w:spacing w:after="0" w:line="240" w:lineRule="auto"/>
        <w:jc w:val="both"/>
        <w:rPr>
          <w:rFonts w:ascii="Century Gothic" w:eastAsia="Times New Roman" w:hAnsi="Century Gothic"/>
          <w:sz w:val="20"/>
          <w:szCs w:val="20"/>
          <w:lang w:val="es-ES" w:eastAsia="es-ES"/>
        </w:rPr>
      </w:pPr>
    </w:p>
    <w:p w14:paraId="27B5A7B2" w14:textId="77777777" w:rsidR="00D05432" w:rsidRDefault="00D05432" w:rsidP="00D05432">
      <w:pPr>
        <w:pStyle w:val="Prrafodelista"/>
        <w:numPr>
          <w:ilvl w:val="0"/>
          <w:numId w:val="42"/>
        </w:numPr>
        <w:spacing w:after="0" w:line="240" w:lineRule="auto"/>
        <w:jc w:val="both"/>
        <w:rPr>
          <w:rFonts w:ascii="Century Gothic" w:eastAsia="Times New Roman" w:hAnsi="Century Gothic"/>
          <w:sz w:val="20"/>
          <w:szCs w:val="20"/>
          <w:lang w:val="es-ES" w:eastAsia="es-ES"/>
        </w:rPr>
      </w:pPr>
      <w:r w:rsidRPr="00EB0131">
        <w:rPr>
          <w:rFonts w:ascii="Century Gothic" w:eastAsia="Times New Roman" w:hAnsi="Century Gothic"/>
          <w:b/>
          <w:bCs/>
          <w:sz w:val="20"/>
          <w:szCs w:val="20"/>
          <w:lang w:val="es-ES" w:eastAsia="es-ES"/>
        </w:rPr>
        <w:t>Alcance y Funcionalidades</w:t>
      </w:r>
      <w:r w:rsidRPr="00EB0131">
        <w:rPr>
          <w:rFonts w:ascii="Century Gothic" w:eastAsia="Times New Roman" w:hAnsi="Century Gothic"/>
          <w:sz w:val="20"/>
          <w:szCs w:val="20"/>
          <w:lang w:val="es-ES" w:eastAsia="es-ES"/>
        </w:rPr>
        <w:t>: Breve explicación sobre la función de la sección (ej., explorar transacciones en diferentes áreas geográficas).</w:t>
      </w:r>
    </w:p>
    <w:p w14:paraId="7EEF2357" w14:textId="77777777" w:rsidR="00D05432" w:rsidRPr="00EB0131" w:rsidRDefault="00D05432" w:rsidP="00D05432">
      <w:pPr>
        <w:spacing w:after="0" w:line="240" w:lineRule="auto"/>
        <w:jc w:val="both"/>
        <w:rPr>
          <w:rFonts w:ascii="Century Gothic" w:eastAsia="Times New Roman" w:hAnsi="Century Gothic"/>
          <w:sz w:val="20"/>
          <w:szCs w:val="20"/>
          <w:lang w:val="es-ES" w:eastAsia="es-ES"/>
        </w:rPr>
      </w:pPr>
    </w:p>
    <w:p w14:paraId="372BABFB" w14:textId="77777777" w:rsidR="00D05432" w:rsidRPr="00B158E4" w:rsidRDefault="00D05432" w:rsidP="00D05432">
      <w:pPr>
        <w:pStyle w:val="Prrafodelista"/>
        <w:numPr>
          <w:ilvl w:val="0"/>
          <w:numId w:val="42"/>
        </w:numPr>
        <w:spacing w:after="0" w:line="240" w:lineRule="auto"/>
        <w:jc w:val="both"/>
        <w:rPr>
          <w:rFonts w:ascii="Century Gothic" w:eastAsia="Times New Roman" w:hAnsi="Century Gothic"/>
          <w:sz w:val="20"/>
          <w:szCs w:val="20"/>
          <w:lang w:val="es-ES" w:eastAsia="es-ES"/>
        </w:rPr>
      </w:pPr>
      <w:r w:rsidRPr="00EB0131">
        <w:rPr>
          <w:rFonts w:ascii="Century Gothic" w:eastAsia="Times New Roman" w:hAnsi="Century Gothic"/>
          <w:b/>
          <w:bCs/>
          <w:sz w:val="20"/>
          <w:szCs w:val="20"/>
          <w:lang w:val="es-ES" w:eastAsia="es-ES"/>
        </w:rPr>
        <w:t>Notas para la Interpretación</w:t>
      </w:r>
      <w:r w:rsidRPr="00EB0131">
        <w:rPr>
          <w:rFonts w:ascii="Century Gothic" w:eastAsia="Times New Roman" w:hAnsi="Century Gothic"/>
          <w:sz w:val="20"/>
          <w:szCs w:val="20"/>
          <w:lang w:val="es-ES" w:eastAsia="es-ES"/>
        </w:rPr>
        <w:t>: Recomendaciones para interpretar correctamente la información presentada.</w:t>
      </w:r>
      <w:r w:rsidRPr="00B158E4">
        <w:rPr>
          <w:noProof/>
        </w:rPr>
        <w:t xml:space="preserve"> </w:t>
      </w:r>
    </w:p>
    <w:p w14:paraId="04B377DA" w14:textId="77777777" w:rsidR="00D05432" w:rsidRDefault="00D05432" w:rsidP="00C820F6">
      <w:pPr>
        <w:jc w:val="both"/>
        <w:rPr>
          <w:rFonts w:ascii="Century Gothic" w:hAnsi="Century Gothic"/>
          <w:sz w:val="20"/>
          <w:szCs w:val="20"/>
        </w:rPr>
      </w:pPr>
    </w:p>
    <w:p w14:paraId="31C0517B" w14:textId="77777777" w:rsidR="00D05432" w:rsidRDefault="00D05432" w:rsidP="00C820F6">
      <w:pPr>
        <w:jc w:val="both"/>
        <w:rPr>
          <w:rFonts w:ascii="Century Gothic" w:hAnsi="Century Gothic"/>
          <w:sz w:val="20"/>
          <w:szCs w:val="20"/>
        </w:rPr>
      </w:pPr>
    </w:p>
    <w:p w14:paraId="14FAA75B" w14:textId="77777777" w:rsidR="00D05432" w:rsidRDefault="00D05432" w:rsidP="00C820F6">
      <w:pPr>
        <w:jc w:val="both"/>
        <w:rPr>
          <w:rFonts w:ascii="Century Gothic" w:hAnsi="Century Gothic"/>
          <w:sz w:val="20"/>
          <w:szCs w:val="20"/>
        </w:rPr>
      </w:pPr>
    </w:p>
    <w:p w14:paraId="7B7D7737" w14:textId="77777777" w:rsidR="00D05432" w:rsidRDefault="00D05432" w:rsidP="00C820F6">
      <w:pPr>
        <w:jc w:val="both"/>
        <w:rPr>
          <w:rFonts w:ascii="Century Gothic" w:hAnsi="Century Gothic"/>
          <w:sz w:val="20"/>
          <w:szCs w:val="20"/>
        </w:rPr>
      </w:pPr>
    </w:p>
    <w:p w14:paraId="76406A22" w14:textId="77777777" w:rsidR="00D05432" w:rsidRDefault="00D05432" w:rsidP="00C820F6">
      <w:pPr>
        <w:jc w:val="both"/>
        <w:rPr>
          <w:rFonts w:ascii="Century Gothic" w:hAnsi="Century Gothic"/>
          <w:sz w:val="20"/>
          <w:szCs w:val="20"/>
        </w:rPr>
      </w:pPr>
    </w:p>
    <w:p w14:paraId="1973D571" w14:textId="77777777" w:rsidR="00D05432" w:rsidRDefault="00D05432" w:rsidP="00C820F6">
      <w:pPr>
        <w:jc w:val="both"/>
        <w:rPr>
          <w:rFonts w:ascii="Century Gothic" w:hAnsi="Century Gothic"/>
          <w:sz w:val="20"/>
          <w:szCs w:val="20"/>
        </w:rPr>
      </w:pPr>
    </w:p>
    <w:p w14:paraId="47A83241" w14:textId="77777777" w:rsidR="00D05432" w:rsidRDefault="00D05432" w:rsidP="00C820F6">
      <w:pPr>
        <w:jc w:val="both"/>
        <w:rPr>
          <w:rFonts w:ascii="Century Gothic" w:hAnsi="Century Gothic"/>
          <w:sz w:val="20"/>
          <w:szCs w:val="20"/>
        </w:rPr>
      </w:pPr>
    </w:p>
    <w:p w14:paraId="0D82109D" w14:textId="77777777" w:rsidR="00D05432" w:rsidRDefault="00D05432" w:rsidP="00C820F6">
      <w:pPr>
        <w:jc w:val="both"/>
        <w:rPr>
          <w:rFonts w:ascii="Century Gothic" w:hAnsi="Century Gothic"/>
          <w:sz w:val="20"/>
          <w:szCs w:val="20"/>
        </w:rPr>
      </w:pPr>
    </w:p>
    <w:p w14:paraId="0118E62F" w14:textId="338CA708" w:rsidR="00187FC7" w:rsidRPr="00C820F6" w:rsidRDefault="00C820F6" w:rsidP="00C820F6">
      <w:pPr>
        <w:jc w:val="both"/>
        <w:rPr>
          <w:rFonts w:ascii="Century Gothic" w:hAnsi="Century Gothic"/>
          <w:sz w:val="20"/>
          <w:szCs w:val="20"/>
        </w:rPr>
      </w:pPr>
      <w:r w:rsidRPr="00E7408F">
        <w:rPr>
          <w:rFonts w:ascii="Century Gothic" w:hAnsi="Century Gothic"/>
          <w:sz w:val="20"/>
          <w:szCs w:val="20"/>
        </w:rPr>
        <w:t xml:space="preserve">El módulo Panel de visores, está conformado por </w:t>
      </w:r>
      <w:r>
        <w:rPr>
          <w:rFonts w:ascii="Century Gothic" w:hAnsi="Century Gothic"/>
          <w:sz w:val="20"/>
          <w:szCs w:val="20"/>
        </w:rPr>
        <w:t>tres paneles/</w:t>
      </w:r>
      <w:r w:rsidRPr="00E7408F">
        <w:rPr>
          <w:rFonts w:ascii="Century Gothic" w:hAnsi="Century Gothic"/>
          <w:sz w:val="20"/>
          <w:szCs w:val="20"/>
        </w:rPr>
        <w:t xml:space="preserve">botones que dirigen al usuario inicialmente a una vista </w:t>
      </w:r>
      <w:r>
        <w:rPr>
          <w:rFonts w:ascii="Century Gothic" w:hAnsi="Century Gothic"/>
          <w:sz w:val="20"/>
          <w:szCs w:val="20"/>
        </w:rPr>
        <w:t xml:space="preserve">en </w:t>
      </w:r>
      <w:r w:rsidRPr="00E7408F">
        <w:rPr>
          <w:rFonts w:ascii="Century Gothic" w:hAnsi="Century Gothic"/>
          <w:sz w:val="20"/>
          <w:szCs w:val="20"/>
        </w:rPr>
        <w:t>donde se detalla el alcance y funcionalidades de cada sección y el acceso a los paneles</w:t>
      </w:r>
      <w:r>
        <w:rPr>
          <w:rFonts w:ascii="Century Gothic" w:hAnsi="Century Gothic"/>
          <w:sz w:val="20"/>
          <w:szCs w:val="20"/>
        </w:rPr>
        <w:t xml:space="preserve"> en donde encuentra el </w:t>
      </w:r>
      <w:r>
        <w:rPr>
          <w:rFonts w:ascii="Century Gothic" w:eastAsia="Times New Roman" w:hAnsi="Century Gothic"/>
          <w:sz w:val="20"/>
          <w:szCs w:val="20"/>
          <w:lang w:val="es-ES" w:eastAsia="es-ES"/>
        </w:rPr>
        <w:t>ac</w:t>
      </w:r>
      <w:r w:rsidR="00187FC7" w:rsidRPr="00187FC7">
        <w:rPr>
          <w:rFonts w:ascii="Century Gothic" w:eastAsia="Times New Roman" w:hAnsi="Century Gothic"/>
          <w:sz w:val="20"/>
          <w:szCs w:val="20"/>
          <w:lang w:val="es-ES" w:eastAsia="es-ES"/>
        </w:rPr>
        <w:t>ceso a las secciones clave del tablero, incluyendo Distribución Geográfica, Comportamiento General, y Consulta Detallada</w:t>
      </w:r>
      <w:r>
        <w:rPr>
          <w:rFonts w:ascii="Century Gothic" w:eastAsia="Times New Roman" w:hAnsi="Century Gothic"/>
          <w:sz w:val="20"/>
          <w:szCs w:val="20"/>
          <w:lang w:val="es-ES" w:eastAsia="es-ES"/>
        </w:rPr>
        <w:t>, se describe a continuación:</w:t>
      </w:r>
    </w:p>
    <w:p w14:paraId="14A1AFC1" w14:textId="77777777" w:rsidR="00B158E4" w:rsidRDefault="00B158E4" w:rsidP="00B158E4">
      <w:pPr>
        <w:pStyle w:val="Estilo1"/>
        <w:rPr>
          <w:iCs w:val="0"/>
          <w:color w:val="auto"/>
          <w:szCs w:val="16"/>
        </w:rPr>
      </w:pPr>
    </w:p>
    <w:p w14:paraId="077D9916" w14:textId="77777777" w:rsidR="00B158E4" w:rsidRDefault="00B158E4" w:rsidP="00B158E4">
      <w:pPr>
        <w:pStyle w:val="Estilo1"/>
        <w:rPr>
          <w:iCs w:val="0"/>
          <w:color w:val="auto"/>
          <w:szCs w:val="16"/>
        </w:rPr>
      </w:pPr>
    </w:p>
    <w:p w14:paraId="2F7637AC" w14:textId="452A6BFD" w:rsidR="00B158E4" w:rsidRDefault="00B158E4" w:rsidP="00B158E4">
      <w:pPr>
        <w:pStyle w:val="Estilo1"/>
        <w:rPr>
          <w:noProof/>
        </w:rPr>
      </w:pPr>
      <w:r w:rsidRPr="003F53E5">
        <w:rPr>
          <w:iCs w:val="0"/>
          <w:color w:val="auto"/>
          <w:szCs w:val="16"/>
        </w:rPr>
        <w:t xml:space="preserve">Tabla </w:t>
      </w:r>
      <w:r w:rsidRPr="003F53E5">
        <w:rPr>
          <w:iCs w:val="0"/>
          <w:color w:val="auto"/>
          <w:szCs w:val="16"/>
        </w:rPr>
        <w:fldChar w:fldCharType="begin"/>
      </w:r>
      <w:r w:rsidRPr="003F53E5">
        <w:rPr>
          <w:iCs w:val="0"/>
          <w:color w:val="auto"/>
          <w:szCs w:val="16"/>
        </w:rPr>
        <w:instrText xml:space="preserve"> SEQ Tabla \* ARABIC </w:instrText>
      </w:r>
      <w:r w:rsidRPr="003F53E5">
        <w:rPr>
          <w:iCs w:val="0"/>
          <w:color w:val="auto"/>
          <w:szCs w:val="16"/>
        </w:rPr>
        <w:fldChar w:fldCharType="separate"/>
      </w:r>
      <w:r w:rsidRPr="003F53E5">
        <w:rPr>
          <w:iCs w:val="0"/>
          <w:color w:val="auto"/>
          <w:szCs w:val="16"/>
        </w:rPr>
        <w:t>1</w:t>
      </w:r>
      <w:r w:rsidRPr="003F53E5">
        <w:rPr>
          <w:iCs w:val="0"/>
          <w:color w:val="auto"/>
          <w:szCs w:val="16"/>
        </w:rPr>
        <w:fldChar w:fldCharType="end"/>
      </w:r>
      <w:r w:rsidRPr="003F53E5">
        <w:rPr>
          <w:iCs w:val="0"/>
          <w:color w:val="auto"/>
          <w:szCs w:val="16"/>
        </w:rPr>
        <w:t>. Panel de visores</w:t>
      </w:r>
    </w:p>
    <w:p w14:paraId="2AE65DAE" w14:textId="375C92CE" w:rsidR="00B158E4" w:rsidRPr="003F53E5" w:rsidRDefault="00B158E4" w:rsidP="00B158E4">
      <w:pPr>
        <w:pStyle w:val="Estilo1"/>
        <w:rPr>
          <w:iCs w:val="0"/>
          <w:color w:val="auto"/>
          <w:szCs w:val="16"/>
        </w:rPr>
      </w:pPr>
    </w:p>
    <w:tbl>
      <w:tblPr>
        <w:tblStyle w:val="Tablaconcuadrcula"/>
        <w:tblpPr w:leftFromText="141" w:rightFromText="141" w:vertAnchor="text" w:horzAnchor="margin" w:tblpXSpec="center" w:tblpY="48"/>
        <w:tblW w:w="0" w:type="auto"/>
        <w:tblLook w:val="04A0" w:firstRow="1" w:lastRow="0" w:firstColumn="1" w:lastColumn="0" w:noHBand="0" w:noVBand="1"/>
      </w:tblPr>
      <w:tblGrid>
        <w:gridCol w:w="1696"/>
        <w:gridCol w:w="6096"/>
      </w:tblGrid>
      <w:tr w:rsidR="00B158E4" w:rsidRPr="00E7408F" w14:paraId="633B47A4" w14:textId="77777777" w:rsidTr="00B158E4">
        <w:tc>
          <w:tcPr>
            <w:tcW w:w="1696" w:type="dxa"/>
          </w:tcPr>
          <w:p w14:paraId="62A49AA0" w14:textId="0BCAB54E" w:rsidR="00B158E4" w:rsidRPr="00E7408F" w:rsidRDefault="00B158E4" w:rsidP="00E63ADA">
            <w:pPr>
              <w:pStyle w:val="Estilo1"/>
              <w:rPr>
                <w:sz w:val="20"/>
                <w:szCs w:val="20"/>
              </w:rPr>
            </w:pPr>
            <w:r>
              <w:rPr>
                <w:noProof/>
              </w:rPr>
              <w:drawing>
                <wp:inline distT="0" distB="0" distL="0" distR="0" wp14:anchorId="7A9A179F" wp14:editId="04892800">
                  <wp:extent cx="837360" cy="466725"/>
                  <wp:effectExtent l="0" t="0" r="1270" b="0"/>
                  <wp:docPr id="1485735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8377" name=""/>
                          <pic:cNvPicPr/>
                        </pic:nvPicPr>
                        <pic:blipFill rotWithShape="1">
                          <a:blip r:embed="rId35"/>
                          <a:srcRect l="47786" t="83234" r="41686" b="5788"/>
                          <a:stretch/>
                        </pic:blipFill>
                        <pic:spPr bwMode="auto">
                          <a:xfrm>
                            <a:off x="0" y="0"/>
                            <a:ext cx="842371" cy="469518"/>
                          </a:xfrm>
                          <a:prstGeom prst="rect">
                            <a:avLst/>
                          </a:prstGeom>
                          <a:ln>
                            <a:noFill/>
                          </a:ln>
                          <a:extLst>
                            <a:ext uri="{53640926-AAD7-44D8-BBD7-CCE9431645EC}">
                              <a14:shadowObscured xmlns:a14="http://schemas.microsoft.com/office/drawing/2010/main"/>
                            </a:ext>
                          </a:extLst>
                        </pic:spPr>
                      </pic:pic>
                    </a:graphicData>
                  </a:graphic>
                </wp:inline>
              </w:drawing>
            </w:r>
          </w:p>
        </w:tc>
        <w:tc>
          <w:tcPr>
            <w:tcW w:w="6096" w:type="dxa"/>
          </w:tcPr>
          <w:p w14:paraId="4F96B219" w14:textId="08D965C1" w:rsidR="00B158E4" w:rsidRPr="00E7408F" w:rsidRDefault="00B158E4" w:rsidP="00E63ADA">
            <w:pPr>
              <w:jc w:val="both"/>
              <w:rPr>
                <w:rFonts w:ascii="Century Gothic" w:hAnsi="Century Gothic"/>
                <w:b/>
                <w:bCs/>
                <w:sz w:val="20"/>
                <w:szCs w:val="20"/>
              </w:rPr>
            </w:pPr>
            <w:r>
              <w:rPr>
                <w:rFonts w:ascii="Century Gothic" w:hAnsi="Century Gothic"/>
                <w:b/>
                <w:bCs/>
                <w:sz w:val="20"/>
                <w:szCs w:val="20"/>
              </w:rPr>
              <w:t>Evolución</w:t>
            </w:r>
            <w:r w:rsidRPr="00E7408F">
              <w:rPr>
                <w:rFonts w:ascii="Century Gothic" w:hAnsi="Century Gothic"/>
                <w:b/>
                <w:bCs/>
                <w:sz w:val="20"/>
                <w:szCs w:val="20"/>
              </w:rPr>
              <w:t xml:space="preserve">: </w:t>
            </w:r>
            <w:r w:rsidR="00C820F6" w:rsidRPr="00C820F6">
              <w:rPr>
                <w:rFonts w:ascii="Century Gothic" w:hAnsi="Century Gothic"/>
                <w:sz w:val="20"/>
                <w:szCs w:val="20"/>
              </w:rPr>
              <w:t>Se encuentra el detalle a nivel Departamental y Municipal de cómo ha sido el comportamiento de la intensidad de la dinámica inmobiliaria</w:t>
            </w:r>
            <w:r w:rsidR="00C820F6">
              <w:rPr>
                <w:rFonts w:ascii="Century Gothic" w:hAnsi="Century Gothic"/>
                <w:sz w:val="20"/>
                <w:szCs w:val="20"/>
              </w:rPr>
              <w:t xml:space="preserve"> en el tiempo.</w:t>
            </w:r>
          </w:p>
        </w:tc>
      </w:tr>
      <w:tr w:rsidR="00B158E4" w:rsidRPr="00E7408F" w14:paraId="10B7E59F" w14:textId="77777777" w:rsidTr="00B158E4">
        <w:trPr>
          <w:trHeight w:val="713"/>
        </w:trPr>
        <w:tc>
          <w:tcPr>
            <w:tcW w:w="1696" w:type="dxa"/>
          </w:tcPr>
          <w:p w14:paraId="74384141" w14:textId="06445BA2" w:rsidR="00B158E4" w:rsidRPr="00E7408F" w:rsidRDefault="00B158E4" w:rsidP="00E63ADA">
            <w:pPr>
              <w:jc w:val="center"/>
              <w:rPr>
                <w:rFonts w:ascii="Century Gothic" w:hAnsi="Century Gothic"/>
                <w:sz w:val="20"/>
                <w:szCs w:val="20"/>
              </w:rPr>
            </w:pPr>
            <w:r>
              <w:rPr>
                <w:noProof/>
              </w:rPr>
              <w:drawing>
                <wp:anchor distT="0" distB="0" distL="114300" distR="114300" simplePos="0" relativeHeight="251692050" behindDoc="0" locked="0" layoutInCell="1" allowOverlap="1" wp14:anchorId="4CFAD0BA" wp14:editId="63FE0574">
                  <wp:simplePos x="0" y="0"/>
                  <wp:positionH relativeFrom="column">
                    <wp:posOffset>31750</wp:posOffset>
                  </wp:positionH>
                  <wp:positionV relativeFrom="paragraph">
                    <wp:posOffset>106045</wp:posOffset>
                  </wp:positionV>
                  <wp:extent cx="864870" cy="381000"/>
                  <wp:effectExtent l="0" t="0" r="0" b="0"/>
                  <wp:wrapNone/>
                  <wp:docPr id="2104491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8377" name=""/>
                          <pic:cNvPicPr/>
                        </pic:nvPicPr>
                        <pic:blipFill rotWithShape="1">
                          <a:blip r:embed="rId35">
                            <a:extLst>
                              <a:ext uri="{28A0092B-C50C-407E-A947-70E740481C1C}">
                                <a14:useLocalDpi xmlns:a14="http://schemas.microsoft.com/office/drawing/2010/main" val="0"/>
                              </a:ext>
                            </a:extLst>
                          </a:blip>
                          <a:srcRect l="59300" t="84355" r="29807" b="6669"/>
                          <a:stretch/>
                        </pic:blipFill>
                        <pic:spPr bwMode="auto">
                          <a:xfrm>
                            <a:off x="0" y="0"/>
                            <a:ext cx="86487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96" w:type="dxa"/>
          </w:tcPr>
          <w:p w14:paraId="1AE9A6FD" w14:textId="2997B772" w:rsidR="00B158E4" w:rsidRPr="00E7408F" w:rsidRDefault="00B158E4" w:rsidP="00E63ADA">
            <w:pPr>
              <w:jc w:val="both"/>
              <w:rPr>
                <w:rFonts w:ascii="Century Gothic" w:hAnsi="Century Gothic"/>
                <w:sz w:val="20"/>
                <w:szCs w:val="20"/>
              </w:rPr>
            </w:pPr>
            <w:r>
              <w:rPr>
                <w:rFonts w:ascii="Century Gothic" w:hAnsi="Century Gothic"/>
                <w:b/>
                <w:bCs/>
                <w:sz w:val="20"/>
                <w:szCs w:val="20"/>
              </w:rPr>
              <w:t>Distribución Geográfica</w:t>
            </w:r>
            <w:r w:rsidRPr="00E7408F">
              <w:rPr>
                <w:rFonts w:ascii="Century Gothic" w:hAnsi="Century Gothic"/>
                <w:b/>
                <w:bCs/>
                <w:sz w:val="20"/>
                <w:szCs w:val="20"/>
              </w:rPr>
              <w:t>:</w:t>
            </w:r>
            <w:r w:rsidRPr="00E7408F">
              <w:rPr>
                <w:rFonts w:ascii="Century Gothic" w:hAnsi="Century Gothic"/>
                <w:sz w:val="20"/>
                <w:szCs w:val="20"/>
              </w:rPr>
              <w:t xml:space="preserve">  Se presenta una visualización espacial con la distribución </w:t>
            </w:r>
            <w:r w:rsidR="00B868B0" w:rsidRPr="00B868B0">
              <w:rPr>
                <w:rFonts w:ascii="Century Gothic" w:hAnsi="Century Gothic"/>
                <w:sz w:val="20"/>
                <w:szCs w:val="20"/>
              </w:rPr>
              <w:t>del indicador de intensidad de la dinámica inmobiliaria en el país</w:t>
            </w:r>
            <w:r w:rsidR="00B868B0">
              <w:rPr>
                <w:rFonts w:ascii="Century Gothic" w:hAnsi="Century Gothic"/>
                <w:sz w:val="20"/>
                <w:szCs w:val="20"/>
              </w:rPr>
              <w:t>, d</w:t>
            </w:r>
            <w:r w:rsidRPr="00E7408F">
              <w:rPr>
                <w:rFonts w:ascii="Century Gothic" w:hAnsi="Century Gothic"/>
                <w:sz w:val="20"/>
                <w:szCs w:val="20"/>
              </w:rPr>
              <w:t xml:space="preserve">e acuerdo con la cobertura </w:t>
            </w:r>
            <w:r>
              <w:rPr>
                <w:rFonts w:ascii="Century Gothic" w:hAnsi="Century Gothic"/>
                <w:sz w:val="20"/>
                <w:szCs w:val="20"/>
              </w:rPr>
              <w:t>seleccionada</w:t>
            </w:r>
            <w:r w:rsidR="00B868B0">
              <w:rPr>
                <w:rFonts w:ascii="Century Gothic" w:hAnsi="Century Gothic"/>
                <w:sz w:val="20"/>
                <w:szCs w:val="20"/>
              </w:rPr>
              <w:t>.</w:t>
            </w:r>
          </w:p>
        </w:tc>
      </w:tr>
      <w:tr w:rsidR="00B158E4" w:rsidRPr="00E7408F" w14:paraId="5D3C33AF" w14:textId="77777777" w:rsidTr="00B158E4">
        <w:tc>
          <w:tcPr>
            <w:tcW w:w="1696" w:type="dxa"/>
          </w:tcPr>
          <w:p w14:paraId="420573DD" w14:textId="26223AB5" w:rsidR="00B158E4" w:rsidRPr="00E7408F" w:rsidRDefault="00B158E4" w:rsidP="00E63ADA">
            <w:pPr>
              <w:jc w:val="center"/>
              <w:rPr>
                <w:rFonts w:ascii="Century Gothic" w:hAnsi="Century Gothic"/>
                <w:sz w:val="20"/>
                <w:szCs w:val="20"/>
              </w:rPr>
            </w:pPr>
            <w:r>
              <w:rPr>
                <w:noProof/>
              </w:rPr>
              <w:drawing>
                <wp:anchor distT="0" distB="0" distL="114300" distR="114300" simplePos="0" relativeHeight="251694098" behindDoc="0" locked="0" layoutInCell="1" allowOverlap="1" wp14:anchorId="3B63C002" wp14:editId="73DAA63E">
                  <wp:simplePos x="0" y="0"/>
                  <wp:positionH relativeFrom="column">
                    <wp:posOffset>41275</wp:posOffset>
                  </wp:positionH>
                  <wp:positionV relativeFrom="paragraph">
                    <wp:posOffset>41275</wp:posOffset>
                  </wp:positionV>
                  <wp:extent cx="847725" cy="371475"/>
                  <wp:effectExtent l="0" t="0" r="9525" b="9525"/>
                  <wp:wrapNone/>
                  <wp:docPr id="4334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8377" name=""/>
                          <pic:cNvPicPr/>
                        </pic:nvPicPr>
                        <pic:blipFill rotWithShape="1">
                          <a:blip r:embed="rId35">
                            <a:extLst>
                              <a:ext uri="{28A0092B-C50C-407E-A947-70E740481C1C}">
                                <a14:useLocalDpi xmlns:a14="http://schemas.microsoft.com/office/drawing/2010/main" val="0"/>
                              </a:ext>
                            </a:extLst>
                          </a:blip>
                          <a:srcRect l="71416" t="84580" r="17907" b="6669"/>
                          <a:stretch/>
                        </pic:blipFill>
                        <pic:spPr bwMode="auto">
                          <a:xfrm>
                            <a:off x="0" y="0"/>
                            <a:ext cx="847725" cy="37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96" w:type="dxa"/>
          </w:tcPr>
          <w:p w14:paraId="76E57EBE" w14:textId="1721559D" w:rsidR="00B158E4" w:rsidRPr="00E7408F" w:rsidRDefault="00B158E4" w:rsidP="00C820F6">
            <w:pPr>
              <w:jc w:val="both"/>
              <w:rPr>
                <w:rFonts w:ascii="Century Gothic" w:hAnsi="Century Gothic"/>
                <w:sz w:val="20"/>
                <w:szCs w:val="20"/>
              </w:rPr>
            </w:pPr>
            <w:r w:rsidRPr="00E7408F">
              <w:rPr>
                <w:rFonts w:ascii="Century Gothic" w:hAnsi="Century Gothic"/>
                <w:b/>
                <w:bCs/>
                <w:sz w:val="20"/>
                <w:szCs w:val="20"/>
              </w:rPr>
              <w:t>Consulta detallada:</w:t>
            </w:r>
            <w:r w:rsidRPr="00E7408F">
              <w:rPr>
                <w:rFonts w:ascii="Century Gothic" w:hAnsi="Century Gothic"/>
                <w:sz w:val="20"/>
                <w:szCs w:val="20"/>
              </w:rPr>
              <w:t xml:space="preserve"> Sección que permite visualizar y generar reportes. Los usuarios pueden descargar informes que resumen los datos y análisis presentados en el visor.</w:t>
            </w:r>
          </w:p>
        </w:tc>
      </w:tr>
    </w:tbl>
    <w:p w14:paraId="6997B9BB" w14:textId="77777777" w:rsidR="00B158E4" w:rsidRPr="00E7408F" w:rsidRDefault="00B158E4" w:rsidP="00B158E4">
      <w:pPr>
        <w:jc w:val="center"/>
        <w:rPr>
          <w:rFonts w:ascii="Century Gothic" w:hAnsi="Century Gothic"/>
          <w:sz w:val="20"/>
          <w:szCs w:val="20"/>
        </w:rPr>
      </w:pPr>
    </w:p>
    <w:p w14:paraId="7CBD301E" w14:textId="77777777" w:rsidR="00B158E4" w:rsidRPr="00E7408F" w:rsidRDefault="00B158E4" w:rsidP="00B158E4">
      <w:pPr>
        <w:jc w:val="center"/>
        <w:rPr>
          <w:rFonts w:ascii="Century Gothic" w:hAnsi="Century Gothic"/>
          <w:sz w:val="20"/>
          <w:szCs w:val="20"/>
        </w:rPr>
      </w:pPr>
    </w:p>
    <w:p w14:paraId="00EBF267" w14:textId="77777777" w:rsidR="00B158E4" w:rsidRPr="00E7408F" w:rsidRDefault="00B158E4" w:rsidP="00B158E4">
      <w:pPr>
        <w:jc w:val="center"/>
        <w:rPr>
          <w:rFonts w:ascii="Century Gothic" w:hAnsi="Century Gothic"/>
          <w:sz w:val="20"/>
          <w:szCs w:val="20"/>
        </w:rPr>
      </w:pPr>
    </w:p>
    <w:p w14:paraId="76BF0480" w14:textId="77777777" w:rsidR="00B158E4" w:rsidRPr="00E7408F" w:rsidRDefault="00B158E4" w:rsidP="00B158E4">
      <w:pPr>
        <w:pStyle w:val="Estilo1"/>
        <w:rPr>
          <w:sz w:val="20"/>
          <w:szCs w:val="20"/>
        </w:rPr>
      </w:pPr>
    </w:p>
    <w:p w14:paraId="191C8D5A" w14:textId="77777777" w:rsidR="00B158E4" w:rsidRPr="00E7408F" w:rsidRDefault="00B158E4" w:rsidP="00B158E4">
      <w:pPr>
        <w:pStyle w:val="Estilo1"/>
        <w:rPr>
          <w:sz w:val="20"/>
          <w:szCs w:val="20"/>
        </w:rPr>
      </w:pPr>
    </w:p>
    <w:p w14:paraId="77677575" w14:textId="77777777" w:rsidR="00B158E4" w:rsidRPr="00E7408F" w:rsidRDefault="00B158E4" w:rsidP="00B158E4">
      <w:pPr>
        <w:pStyle w:val="Estilo1"/>
        <w:rPr>
          <w:sz w:val="20"/>
          <w:szCs w:val="20"/>
        </w:rPr>
      </w:pPr>
    </w:p>
    <w:p w14:paraId="57B7AF37" w14:textId="4F3101E3" w:rsidR="00B158E4" w:rsidRDefault="00B158E4" w:rsidP="00B158E4">
      <w:pPr>
        <w:pStyle w:val="Estilo1"/>
        <w:jc w:val="left"/>
        <w:rPr>
          <w:sz w:val="20"/>
          <w:szCs w:val="20"/>
        </w:rPr>
      </w:pPr>
    </w:p>
    <w:p w14:paraId="7D3E977C" w14:textId="77777777" w:rsidR="00C820F6" w:rsidRPr="00E7408F" w:rsidRDefault="00C820F6" w:rsidP="00B158E4">
      <w:pPr>
        <w:pStyle w:val="Estilo1"/>
        <w:jc w:val="left"/>
        <w:rPr>
          <w:sz w:val="20"/>
          <w:szCs w:val="20"/>
        </w:rPr>
      </w:pPr>
    </w:p>
    <w:p w14:paraId="3CC9C066" w14:textId="77777777" w:rsidR="00B158E4" w:rsidRPr="00E7408F" w:rsidRDefault="00B158E4" w:rsidP="00B158E4">
      <w:pPr>
        <w:pStyle w:val="Estilo1"/>
        <w:rPr>
          <w:sz w:val="20"/>
          <w:szCs w:val="20"/>
        </w:rPr>
      </w:pPr>
    </w:p>
    <w:p w14:paraId="22E6E6B8" w14:textId="77777777" w:rsidR="00B158E4" w:rsidRPr="00E7408F" w:rsidRDefault="00B158E4" w:rsidP="00B158E4">
      <w:pPr>
        <w:pStyle w:val="Estilo1"/>
        <w:ind w:firstLine="708"/>
        <w:rPr>
          <w:szCs w:val="16"/>
        </w:rPr>
      </w:pPr>
      <w:r w:rsidRPr="00E7408F">
        <w:rPr>
          <w:szCs w:val="16"/>
        </w:rPr>
        <w:t>Fuente: IGAC</w:t>
      </w:r>
    </w:p>
    <w:p w14:paraId="0F2DD645" w14:textId="77777777" w:rsidR="00B158E4" w:rsidRPr="00E7408F" w:rsidRDefault="00B158E4" w:rsidP="00B158E4">
      <w:pPr>
        <w:pStyle w:val="Estilo1"/>
        <w:ind w:firstLine="708"/>
        <w:rPr>
          <w:sz w:val="20"/>
          <w:szCs w:val="20"/>
        </w:rPr>
      </w:pPr>
    </w:p>
    <w:p w14:paraId="4C9F8686" w14:textId="77777777" w:rsidR="00B158E4" w:rsidRDefault="00B158E4" w:rsidP="00B158E4">
      <w:pPr>
        <w:pStyle w:val="Descripcin"/>
        <w:jc w:val="both"/>
        <w:rPr>
          <w:rFonts w:ascii="Century Gothic" w:hAnsi="Century Gothic"/>
          <w:i w:val="0"/>
          <w:iCs w:val="0"/>
          <w:color w:val="auto"/>
          <w:sz w:val="20"/>
          <w:szCs w:val="20"/>
        </w:rPr>
      </w:pPr>
    </w:p>
    <w:p w14:paraId="04BD5C4E" w14:textId="57CEFE46" w:rsidR="00B158E4" w:rsidRPr="00C820F6" w:rsidRDefault="00B158E4" w:rsidP="00C820F6">
      <w:pPr>
        <w:pStyle w:val="Descripcin"/>
        <w:jc w:val="both"/>
        <w:rPr>
          <w:rFonts w:ascii="Century Gothic" w:hAnsi="Century Gothic"/>
          <w:i w:val="0"/>
          <w:iCs w:val="0"/>
          <w:color w:val="auto"/>
          <w:sz w:val="20"/>
          <w:szCs w:val="20"/>
        </w:rPr>
      </w:pPr>
      <w:r w:rsidRPr="00E7408F">
        <w:rPr>
          <w:rFonts w:ascii="Century Gothic" w:hAnsi="Century Gothic"/>
          <w:i w:val="0"/>
          <w:iCs w:val="0"/>
          <w:color w:val="auto"/>
          <w:sz w:val="20"/>
          <w:szCs w:val="20"/>
        </w:rPr>
        <w:t>La página de inicio cuenta también con un módulo de recursos adicionales, los cuales permiten</w:t>
      </w:r>
      <w:r w:rsidRPr="00E7408F">
        <w:rPr>
          <w:rFonts w:ascii="Century Gothic" w:hAnsi="Century Gothic"/>
          <w:sz w:val="20"/>
          <w:szCs w:val="20"/>
        </w:rPr>
        <w:t xml:space="preserve"> </w:t>
      </w:r>
      <w:r w:rsidRPr="00E7408F">
        <w:rPr>
          <w:rFonts w:ascii="Century Gothic" w:hAnsi="Century Gothic"/>
          <w:i w:val="0"/>
          <w:iCs w:val="0"/>
          <w:color w:val="auto"/>
          <w:sz w:val="20"/>
          <w:szCs w:val="20"/>
        </w:rPr>
        <w:t>realizar la descarga de documentación relacionada con el tablero de control y se compone</w:t>
      </w:r>
      <w:del w:id="7" w:author="Laura Estefania Bautista Tovar" w:date="2024-10-03T16:09:00Z">
        <w:r w:rsidRPr="00E7408F" w:rsidDel="0042743E">
          <w:rPr>
            <w:rFonts w:ascii="Century Gothic" w:hAnsi="Century Gothic"/>
            <w:i w:val="0"/>
            <w:iCs w:val="0"/>
            <w:color w:val="auto"/>
            <w:sz w:val="20"/>
            <w:szCs w:val="20"/>
          </w:rPr>
          <w:delText>n</w:delText>
        </w:r>
      </w:del>
      <w:r w:rsidRPr="00E7408F">
        <w:rPr>
          <w:rFonts w:ascii="Century Gothic" w:hAnsi="Century Gothic"/>
          <w:i w:val="0"/>
          <w:iCs w:val="0"/>
          <w:color w:val="auto"/>
          <w:sz w:val="20"/>
          <w:szCs w:val="20"/>
        </w:rPr>
        <w:t xml:space="preserve"> de los botones que se describen a continuación:</w:t>
      </w:r>
      <w:bookmarkStart w:id="8" w:name="_Toc174086728"/>
    </w:p>
    <w:p w14:paraId="4CE58C6A" w14:textId="77777777" w:rsidR="00B158E4" w:rsidRDefault="00B158E4" w:rsidP="00B158E4">
      <w:pPr>
        <w:pStyle w:val="Estilo1"/>
        <w:rPr>
          <w:iCs w:val="0"/>
          <w:color w:val="auto"/>
          <w:szCs w:val="16"/>
        </w:rPr>
      </w:pPr>
      <w:r w:rsidRPr="00E7408F">
        <w:rPr>
          <w:iCs w:val="0"/>
          <w:color w:val="auto"/>
          <w:szCs w:val="16"/>
        </w:rPr>
        <w:t xml:space="preserve">Tabla </w:t>
      </w:r>
      <w:r w:rsidRPr="00E7408F">
        <w:rPr>
          <w:iCs w:val="0"/>
          <w:color w:val="auto"/>
          <w:szCs w:val="16"/>
        </w:rPr>
        <w:fldChar w:fldCharType="begin"/>
      </w:r>
      <w:r w:rsidRPr="00E7408F">
        <w:rPr>
          <w:iCs w:val="0"/>
          <w:color w:val="auto"/>
          <w:szCs w:val="16"/>
        </w:rPr>
        <w:instrText xml:space="preserve"> SEQ Tabla \* ARABIC </w:instrText>
      </w:r>
      <w:r w:rsidRPr="00E7408F">
        <w:rPr>
          <w:iCs w:val="0"/>
          <w:color w:val="auto"/>
          <w:szCs w:val="16"/>
        </w:rPr>
        <w:fldChar w:fldCharType="separate"/>
      </w:r>
      <w:r w:rsidRPr="00E7408F">
        <w:rPr>
          <w:iCs w:val="0"/>
          <w:color w:val="auto"/>
          <w:szCs w:val="16"/>
        </w:rPr>
        <w:t>2</w:t>
      </w:r>
      <w:r w:rsidRPr="00E7408F">
        <w:rPr>
          <w:iCs w:val="0"/>
          <w:color w:val="auto"/>
          <w:szCs w:val="16"/>
        </w:rPr>
        <w:fldChar w:fldCharType="end"/>
      </w:r>
      <w:r w:rsidRPr="00E7408F">
        <w:rPr>
          <w:iCs w:val="0"/>
          <w:color w:val="auto"/>
          <w:szCs w:val="16"/>
        </w:rPr>
        <w:t>. Documentación para descargar</w:t>
      </w:r>
    </w:p>
    <w:p w14:paraId="38B84E3D" w14:textId="77777777" w:rsidR="00B158E4" w:rsidRPr="00E7408F" w:rsidRDefault="00B158E4" w:rsidP="00B158E4">
      <w:pPr>
        <w:pStyle w:val="Estilo1"/>
        <w:rPr>
          <w:iCs w:val="0"/>
          <w:color w:val="auto"/>
          <w:szCs w:val="16"/>
        </w:rPr>
      </w:pPr>
    </w:p>
    <w:tbl>
      <w:tblPr>
        <w:tblStyle w:val="Tablaconcuadrcula"/>
        <w:tblpPr w:leftFromText="141" w:rightFromText="141" w:vertAnchor="text" w:horzAnchor="margin" w:tblpXSpec="center" w:tblpY="84"/>
        <w:tblW w:w="0" w:type="auto"/>
        <w:tblLook w:val="04A0" w:firstRow="1" w:lastRow="0" w:firstColumn="1" w:lastColumn="0" w:noHBand="0" w:noVBand="1"/>
      </w:tblPr>
      <w:tblGrid>
        <w:gridCol w:w="850"/>
        <w:gridCol w:w="7083"/>
      </w:tblGrid>
      <w:tr w:rsidR="00B158E4" w:rsidRPr="00E7408F" w14:paraId="7D1AF260" w14:textId="77777777" w:rsidTr="00E63ADA">
        <w:trPr>
          <w:trHeight w:val="782"/>
        </w:trPr>
        <w:tc>
          <w:tcPr>
            <w:tcW w:w="850" w:type="dxa"/>
          </w:tcPr>
          <w:p w14:paraId="1D48968D" w14:textId="77777777" w:rsidR="00B158E4" w:rsidRPr="00E7408F" w:rsidRDefault="00B158E4" w:rsidP="00E63ADA">
            <w:pPr>
              <w:jc w:val="center"/>
              <w:rPr>
                <w:rFonts w:ascii="Century Gothic" w:hAnsi="Century Gothic"/>
                <w:sz w:val="20"/>
                <w:szCs w:val="20"/>
              </w:rPr>
            </w:pPr>
            <w:r w:rsidRPr="00E7408F">
              <w:rPr>
                <w:rFonts w:ascii="Century Gothic" w:hAnsi="Century Gothic"/>
                <w:noProof/>
                <w:sz w:val="20"/>
                <w:szCs w:val="20"/>
                <w:lang w:eastAsia="es-CO"/>
              </w:rPr>
              <w:drawing>
                <wp:anchor distT="0" distB="0" distL="114300" distR="114300" simplePos="0" relativeHeight="251685906" behindDoc="0" locked="0" layoutInCell="1" allowOverlap="1" wp14:anchorId="650CDEB3" wp14:editId="300EEA05">
                  <wp:simplePos x="0" y="0"/>
                  <wp:positionH relativeFrom="column">
                    <wp:posOffset>-3810</wp:posOffset>
                  </wp:positionH>
                  <wp:positionV relativeFrom="paragraph">
                    <wp:posOffset>69215</wp:posOffset>
                  </wp:positionV>
                  <wp:extent cx="360000" cy="360000"/>
                  <wp:effectExtent l="0" t="0" r="2540" b="2540"/>
                  <wp:wrapSquare wrapText="bothSides"/>
                  <wp:docPr id="1707802897" name="Imagen 1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2897" name="Imagen 12" descr="Un dibujo de una cara feliz&#10;&#10;Descripción generada automáticamente con confianza baj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anchor>
              </w:drawing>
            </w:r>
          </w:p>
        </w:tc>
        <w:tc>
          <w:tcPr>
            <w:tcW w:w="7083" w:type="dxa"/>
          </w:tcPr>
          <w:p w14:paraId="04C4631D" w14:textId="77777777" w:rsidR="00B158E4" w:rsidRPr="00E7408F" w:rsidRDefault="00B158E4" w:rsidP="00E63ADA">
            <w:pPr>
              <w:rPr>
                <w:rFonts w:ascii="Century Gothic" w:hAnsi="Century Gothic"/>
                <w:sz w:val="20"/>
                <w:szCs w:val="20"/>
              </w:rPr>
            </w:pPr>
            <w:r w:rsidRPr="00E7408F">
              <w:rPr>
                <w:rFonts w:ascii="Century Gothic" w:hAnsi="Century Gothic"/>
                <w:b/>
                <w:bCs/>
                <w:sz w:val="20"/>
                <w:szCs w:val="20"/>
              </w:rPr>
              <w:t>Guía de usuario:</w:t>
            </w:r>
            <w:r w:rsidRPr="00E7408F">
              <w:rPr>
                <w:rFonts w:ascii="Century Gothic" w:hAnsi="Century Gothic"/>
                <w:sz w:val="20"/>
                <w:szCs w:val="20"/>
              </w:rPr>
              <w:t xml:space="preserve"> </w:t>
            </w:r>
            <w:r>
              <w:rPr>
                <w:rFonts w:ascii="Century Gothic" w:hAnsi="Century Gothic"/>
                <w:sz w:val="20"/>
                <w:szCs w:val="20"/>
              </w:rPr>
              <w:t>Instructivo</w:t>
            </w:r>
            <w:r w:rsidRPr="00E7408F">
              <w:rPr>
                <w:rFonts w:ascii="Century Gothic" w:hAnsi="Century Gothic"/>
                <w:sz w:val="20"/>
                <w:szCs w:val="20"/>
              </w:rPr>
              <w:t xml:space="preserve"> que proporciona </w:t>
            </w:r>
            <w:r>
              <w:rPr>
                <w:rFonts w:ascii="Century Gothic" w:hAnsi="Century Gothic"/>
                <w:sz w:val="20"/>
                <w:szCs w:val="20"/>
              </w:rPr>
              <w:t>indicaciones</w:t>
            </w:r>
            <w:r w:rsidRPr="00E7408F">
              <w:rPr>
                <w:rFonts w:ascii="Century Gothic" w:hAnsi="Century Gothic"/>
                <w:sz w:val="20"/>
                <w:szCs w:val="20"/>
              </w:rPr>
              <w:t xml:space="preserve"> detalladas sobre cómo utilizar el visor; muestra sus funcionalidades, alcances y </w:t>
            </w:r>
            <w:r w:rsidRPr="00E7408F">
              <w:rPr>
                <w:rFonts w:ascii="Century Gothic" w:hAnsi="Century Gothic"/>
                <w:sz w:val="20"/>
                <w:szCs w:val="20"/>
                <w:lang w:val="es-MX"/>
              </w:rPr>
              <w:t>las consideraciones para la adecuada interpretación de los datos.</w:t>
            </w:r>
          </w:p>
        </w:tc>
      </w:tr>
      <w:tr w:rsidR="00B158E4" w:rsidRPr="00E7408F" w14:paraId="255A15A6" w14:textId="77777777" w:rsidTr="00E63ADA">
        <w:tc>
          <w:tcPr>
            <w:tcW w:w="850" w:type="dxa"/>
          </w:tcPr>
          <w:p w14:paraId="0DD1387A" w14:textId="77777777" w:rsidR="00B158E4" w:rsidRPr="00E7408F" w:rsidRDefault="00B158E4" w:rsidP="00E63ADA">
            <w:pPr>
              <w:rPr>
                <w:rFonts w:ascii="Century Gothic" w:hAnsi="Century Gothic"/>
                <w:sz w:val="20"/>
                <w:szCs w:val="20"/>
              </w:rPr>
            </w:pPr>
            <w:r w:rsidRPr="00E7408F">
              <w:rPr>
                <w:rFonts w:ascii="Century Gothic" w:hAnsi="Century Gothic"/>
                <w:noProof/>
                <w:sz w:val="20"/>
                <w:szCs w:val="20"/>
                <w:lang w:eastAsia="es-CO"/>
              </w:rPr>
              <w:drawing>
                <wp:anchor distT="0" distB="0" distL="114300" distR="114300" simplePos="0" relativeHeight="251686930" behindDoc="0" locked="0" layoutInCell="1" allowOverlap="1" wp14:anchorId="5633D3E7" wp14:editId="1D5538AF">
                  <wp:simplePos x="0" y="0"/>
                  <wp:positionH relativeFrom="column">
                    <wp:posOffset>-3810</wp:posOffset>
                  </wp:positionH>
                  <wp:positionV relativeFrom="paragraph">
                    <wp:posOffset>225425</wp:posOffset>
                  </wp:positionV>
                  <wp:extent cx="360000" cy="360000"/>
                  <wp:effectExtent l="0" t="0" r="2540" b="2540"/>
                  <wp:wrapSquare wrapText="bothSides"/>
                  <wp:docPr id="339572005" name="Imagen 1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2005" name="Imagen 12" descr="Imagen que contiene Logotip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anchor>
              </w:drawing>
            </w:r>
          </w:p>
        </w:tc>
        <w:tc>
          <w:tcPr>
            <w:tcW w:w="7083" w:type="dxa"/>
          </w:tcPr>
          <w:p w14:paraId="2E704D81" w14:textId="77777777" w:rsidR="00B158E4" w:rsidRPr="00E7408F" w:rsidRDefault="00B158E4" w:rsidP="00E63ADA">
            <w:pPr>
              <w:rPr>
                <w:rFonts w:ascii="Century Gothic" w:hAnsi="Century Gothic"/>
                <w:sz w:val="20"/>
                <w:szCs w:val="20"/>
              </w:rPr>
            </w:pPr>
            <w:r w:rsidRPr="00E7408F">
              <w:rPr>
                <w:rFonts w:ascii="Century Gothic" w:hAnsi="Century Gothic"/>
                <w:b/>
                <w:bCs/>
                <w:sz w:val="20"/>
                <w:szCs w:val="20"/>
              </w:rPr>
              <w:t>Diccionario de variables:</w:t>
            </w:r>
            <w:r w:rsidRPr="00E7408F">
              <w:rPr>
                <w:rFonts w:ascii="Century Gothic" w:hAnsi="Century Gothic"/>
                <w:sz w:val="20"/>
                <w:szCs w:val="20"/>
              </w:rPr>
              <w:t xml:space="preserve"> Documento que brinda una descripción detallada de cada una de las variables presentes en el visor y sus dominios. Su principal objetivo es asegurar la consistencia, integridad y claridad en el uso y manejo de los datos.</w:t>
            </w:r>
          </w:p>
        </w:tc>
      </w:tr>
      <w:tr w:rsidR="00B158E4" w:rsidRPr="00E7408F" w14:paraId="0E792141" w14:textId="77777777" w:rsidTr="00E63ADA">
        <w:tc>
          <w:tcPr>
            <w:tcW w:w="850" w:type="dxa"/>
          </w:tcPr>
          <w:p w14:paraId="0BFD353C" w14:textId="77777777" w:rsidR="00B158E4" w:rsidRPr="00E7408F" w:rsidRDefault="00B158E4" w:rsidP="00E63ADA">
            <w:pPr>
              <w:rPr>
                <w:rFonts w:ascii="Century Gothic" w:hAnsi="Century Gothic"/>
                <w:sz w:val="20"/>
                <w:szCs w:val="20"/>
              </w:rPr>
            </w:pPr>
            <w:r w:rsidRPr="00E7408F">
              <w:rPr>
                <w:rFonts w:ascii="Century Gothic" w:hAnsi="Century Gothic"/>
                <w:noProof/>
                <w:sz w:val="20"/>
                <w:szCs w:val="20"/>
                <w:lang w:eastAsia="es-CO"/>
              </w:rPr>
              <w:drawing>
                <wp:anchor distT="0" distB="0" distL="114300" distR="114300" simplePos="0" relativeHeight="251687954" behindDoc="0" locked="0" layoutInCell="1" allowOverlap="1" wp14:anchorId="696C5D66" wp14:editId="7D480B5C">
                  <wp:simplePos x="0" y="0"/>
                  <wp:positionH relativeFrom="column">
                    <wp:posOffset>-3810</wp:posOffset>
                  </wp:positionH>
                  <wp:positionV relativeFrom="paragraph">
                    <wp:posOffset>184785</wp:posOffset>
                  </wp:positionV>
                  <wp:extent cx="360000" cy="381123"/>
                  <wp:effectExtent l="0" t="0" r="2540" b="0"/>
                  <wp:wrapSquare wrapText="bothSides"/>
                  <wp:docPr id="533508013"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8013" name="Imagen 12" descr="Interfaz de usuario gráfic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 cy="381123"/>
                          </a:xfrm>
                          <a:prstGeom prst="rect">
                            <a:avLst/>
                          </a:prstGeom>
                        </pic:spPr>
                      </pic:pic>
                    </a:graphicData>
                  </a:graphic>
                  <wp14:sizeRelH relativeFrom="margin">
                    <wp14:pctWidth>0</wp14:pctWidth>
                  </wp14:sizeRelH>
                  <wp14:sizeRelV relativeFrom="margin">
                    <wp14:pctHeight>0</wp14:pctHeight>
                  </wp14:sizeRelV>
                </wp:anchor>
              </w:drawing>
            </w:r>
          </w:p>
        </w:tc>
        <w:tc>
          <w:tcPr>
            <w:tcW w:w="7083" w:type="dxa"/>
          </w:tcPr>
          <w:p w14:paraId="0BEFED8E" w14:textId="77777777" w:rsidR="00B158E4" w:rsidRPr="00E7408F" w:rsidRDefault="00B158E4" w:rsidP="00E63ADA">
            <w:pPr>
              <w:rPr>
                <w:rFonts w:ascii="Century Gothic" w:hAnsi="Century Gothic"/>
                <w:sz w:val="20"/>
                <w:szCs w:val="20"/>
              </w:rPr>
            </w:pPr>
            <w:r w:rsidRPr="00E7408F">
              <w:rPr>
                <w:rFonts w:ascii="Century Gothic" w:hAnsi="Century Gothic"/>
                <w:b/>
                <w:bCs/>
                <w:sz w:val="20"/>
                <w:szCs w:val="20"/>
              </w:rPr>
              <w:t>Metadato del visor:</w:t>
            </w:r>
            <w:r w:rsidRPr="00E7408F">
              <w:rPr>
                <w:rFonts w:ascii="Century Gothic" w:hAnsi="Century Gothic"/>
                <w:sz w:val="20"/>
                <w:szCs w:val="20"/>
              </w:rPr>
              <w:t xml:space="preserve"> Muestra el detalle del origen de la información, temporalidad, metodología, así como las limitaciones, consideraciones y datos de contacto del administrador de la información.</w:t>
            </w:r>
          </w:p>
        </w:tc>
      </w:tr>
      <w:tr w:rsidR="00B158E4" w:rsidRPr="00E7408F" w14:paraId="43DE439A" w14:textId="77777777" w:rsidTr="00E63ADA">
        <w:trPr>
          <w:trHeight w:val="741"/>
        </w:trPr>
        <w:tc>
          <w:tcPr>
            <w:tcW w:w="850" w:type="dxa"/>
          </w:tcPr>
          <w:p w14:paraId="57FD64B9" w14:textId="77777777" w:rsidR="00B158E4" w:rsidRPr="00E7408F" w:rsidRDefault="00B158E4" w:rsidP="00E63ADA">
            <w:pPr>
              <w:rPr>
                <w:rFonts w:ascii="Century Gothic" w:hAnsi="Century Gothic"/>
                <w:noProof/>
                <w:sz w:val="20"/>
                <w:szCs w:val="20"/>
                <w14:ligatures w14:val="standardContextual"/>
              </w:rPr>
            </w:pPr>
            <w:r w:rsidRPr="00E7408F">
              <w:rPr>
                <w:rFonts w:ascii="Century Gothic" w:hAnsi="Century Gothic"/>
                <w:noProof/>
                <w:sz w:val="20"/>
                <w:szCs w:val="20"/>
                <w:lang w:eastAsia="es-CO"/>
              </w:rPr>
              <w:drawing>
                <wp:anchor distT="0" distB="0" distL="114300" distR="114300" simplePos="0" relativeHeight="251688978" behindDoc="0" locked="0" layoutInCell="1" allowOverlap="1" wp14:anchorId="4FE8CB8C" wp14:editId="30D58EE7">
                  <wp:simplePos x="0" y="0"/>
                  <wp:positionH relativeFrom="column">
                    <wp:posOffset>-7620</wp:posOffset>
                  </wp:positionH>
                  <wp:positionV relativeFrom="paragraph">
                    <wp:posOffset>177165</wp:posOffset>
                  </wp:positionV>
                  <wp:extent cx="359410" cy="359410"/>
                  <wp:effectExtent l="0" t="0" r="2540" b="2540"/>
                  <wp:wrapSquare wrapText="bothSides"/>
                  <wp:docPr id="142218325" name="Imagen 1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8325" name="Imagen 12" descr="Imagen que contiene Icon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p>
        </w:tc>
        <w:tc>
          <w:tcPr>
            <w:tcW w:w="7083" w:type="dxa"/>
          </w:tcPr>
          <w:p w14:paraId="2F0DEA32" w14:textId="77777777" w:rsidR="00B158E4" w:rsidRPr="00E7408F" w:rsidRDefault="00B158E4" w:rsidP="00E63ADA">
            <w:pPr>
              <w:keepNext/>
              <w:rPr>
                <w:rFonts w:ascii="Century Gothic" w:hAnsi="Century Gothic"/>
                <w:sz w:val="20"/>
                <w:szCs w:val="20"/>
              </w:rPr>
            </w:pPr>
            <w:r w:rsidRPr="00E7408F">
              <w:rPr>
                <w:rFonts w:ascii="Century Gothic" w:hAnsi="Century Gothic"/>
                <w:b/>
                <w:bCs/>
                <w:sz w:val="20"/>
                <w:szCs w:val="20"/>
              </w:rPr>
              <w:t>Tabla de datos:</w:t>
            </w:r>
            <w:r w:rsidRPr="00E7408F">
              <w:rPr>
                <w:rFonts w:ascii="Century Gothic" w:hAnsi="Century Gothic"/>
                <w:sz w:val="20"/>
                <w:szCs w:val="20"/>
              </w:rPr>
              <w:t xml:space="preserve"> Se descarga un archivo en formato Excel, con la información tabular de los datos que alimentan el visor; el cual permite al usuario acceder y analizar los datos de manera eficiente, al tenerlos de una manera estructurada.</w:t>
            </w:r>
          </w:p>
        </w:tc>
      </w:tr>
    </w:tbl>
    <w:p w14:paraId="40D430B4" w14:textId="77777777" w:rsidR="00B158E4" w:rsidRPr="00E7408F" w:rsidRDefault="00B158E4" w:rsidP="00B158E4">
      <w:pPr>
        <w:pStyle w:val="Descripcin"/>
        <w:jc w:val="center"/>
        <w:rPr>
          <w:rFonts w:ascii="Century Gothic" w:hAnsi="Century Gothic"/>
          <w:sz w:val="20"/>
          <w:szCs w:val="20"/>
        </w:rPr>
      </w:pPr>
    </w:p>
    <w:p w14:paraId="275D475A" w14:textId="77777777" w:rsidR="00B158E4" w:rsidRPr="00E7408F" w:rsidRDefault="00B158E4" w:rsidP="00B158E4">
      <w:pPr>
        <w:pStyle w:val="Descripcin"/>
        <w:jc w:val="center"/>
        <w:rPr>
          <w:rFonts w:ascii="Century Gothic" w:hAnsi="Century Gothic"/>
          <w:sz w:val="20"/>
          <w:szCs w:val="20"/>
        </w:rPr>
      </w:pPr>
    </w:p>
    <w:p w14:paraId="408718FE" w14:textId="77777777" w:rsidR="00B158E4" w:rsidRPr="00E7408F" w:rsidRDefault="00B158E4" w:rsidP="00B158E4">
      <w:pPr>
        <w:pStyle w:val="Descripcin"/>
        <w:jc w:val="center"/>
        <w:rPr>
          <w:rFonts w:ascii="Century Gothic" w:hAnsi="Century Gothic"/>
          <w:sz w:val="20"/>
          <w:szCs w:val="20"/>
        </w:rPr>
      </w:pPr>
    </w:p>
    <w:p w14:paraId="19D6A530" w14:textId="77777777" w:rsidR="00B158E4" w:rsidRPr="00E7408F" w:rsidRDefault="00B158E4" w:rsidP="00B158E4">
      <w:pPr>
        <w:pStyle w:val="Descripcin"/>
        <w:jc w:val="center"/>
        <w:rPr>
          <w:rFonts w:ascii="Century Gothic" w:hAnsi="Century Gothic"/>
          <w:sz w:val="20"/>
          <w:szCs w:val="20"/>
        </w:rPr>
      </w:pPr>
    </w:p>
    <w:p w14:paraId="5A8BDEE7" w14:textId="77777777" w:rsidR="00B158E4" w:rsidRPr="00E7408F" w:rsidRDefault="00B158E4" w:rsidP="00B158E4">
      <w:pPr>
        <w:pStyle w:val="Descripcin"/>
        <w:jc w:val="center"/>
        <w:rPr>
          <w:rFonts w:ascii="Century Gothic" w:hAnsi="Century Gothic"/>
          <w:sz w:val="20"/>
          <w:szCs w:val="20"/>
        </w:rPr>
      </w:pPr>
    </w:p>
    <w:bookmarkEnd w:id="8"/>
    <w:p w14:paraId="42F33429" w14:textId="77777777" w:rsidR="00B158E4" w:rsidRPr="00E7408F" w:rsidRDefault="00B158E4" w:rsidP="00B158E4">
      <w:pPr>
        <w:pStyle w:val="Estilo1"/>
        <w:ind w:firstLine="708"/>
        <w:rPr>
          <w:szCs w:val="16"/>
        </w:rPr>
      </w:pPr>
      <w:r w:rsidRPr="00E7408F">
        <w:rPr>
          <w:szCs w:val="16"/>
        </w:rPr>
        <w:t>Fuente: IGAC</w:t>
      </w:r>
    </w:p>
    <w:p w14:paraId="54D57686" w14:textId="1B198E57" w:rsidR="00A06232" w:rsidRPr="00B158E4" w:rsidRDefault="00A06232" w:rsidP="00B158E4">
      <w:pPr>
        <w:rPr>
          <w:rFonts w:ascii="Century Gothic" w:eastAsia="Times New Roman" w:hAnsi="Century Gothic"/>
          <w:sz w:val="20"/>
          <w:szCs w:val="20"/>
          <w:lang w:val="es-ES" w:eastAsia="es-ES"/>
        </w:rPr>
      </w:pPr>
    </w:p>
    <w:p w14:paraId="2E5C512E" w14:textId="77777777" w:rsidR="00B158E4" w:rsidRPr="00B158E4" w:rsidRDefault="00B158E4" w:rsidP="00B158E4">
      <w:pPr>
        <w:pStyle w:val="Prrafodelista"/>
        <w:rPr>
          <w:rFonts w:ascii="Century Gothic" w:eastAsia="Times New Roman" w:hAnsi="Century Gothic"/>
          <w:sz w:val="20"/>
          <w:szCs w:val="20"/>
          <w:lang w:val="es-ES" w:eastAsia="es-ES"/>
        </w:rPr>
      </w:pPr>
    </w:p>
    <w:p w14:paraId="26A32482" w14:textId="77777777" w:rsidR="00B158E4" w:rsidRPr="00B158E4" w:rsidRDefault="00B158E4" w:rsidP="00B158E4">
      <w:pPr>
        <w:pStyle w:val="Prrafodelista"/>
        <w:spacing w:after="0" w:line="240" w:lineRule="auto"/>
        <w:jc w:val="both"/>
        <w:rPr>
          <w:rFonts w:ascii="Century Gothic" w:eastAsia="Times New Roman" w:hAnsi="Century Gothic"/>
          <w:sz w:val="20"/>
          <w:szCs w:val="20"/>
          <w:lang w:val="es-ES" w:eastAsia="es-ES"/>
        </w:rPr>
      </w:pPr>
    </w:p>
    <w:p w14:paraId="5161827B" w14:textId="3E7655B4" w:rsidR="00A54F7F" w:rsidRDefault="00A54F7F">
      <w:pPr>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br w:type="page"/>
      </w:r>
    </w:p>
    <w:p w14:paraId="077907C3" w14:textId="6DBE47BD" w:rsidR="00A54F7F" w:rsidRPr="00E7408F" w:rsidRDefault="00435265" w:rsidP="00A54F7F">
      <w:pPr>
        <w:pStyle w:val="Ttulo2"/>
        <w:numPr>
          <w:ilvl w:val="1"/>
          <w:numId w:val="21"/>
        </w:numPr>
        <w:rPr>
          <w:rFonts w:ascii="Century Gothic" w:eastAsia="Times New Roman" w:hAnsi="Century Gothic"/>
          <w:b/>
          <w:bCs/>
          <w:kern w:val="0"/>
          <w:sz w:val="20"/>
          <w:szCs w:val="20"/>
          <w:lang w:val="es-ES" w:eastAsia="es-ES"/>
          <w14:ligatures w14:val="none"/>
        </w:rPr>
      </w:pPr>
      <w:r>
        <w:rPr>
          <w:rFonts w:ascii="Century Gothic" w:eastAsia="Times New Roman" w:hAnsi="Century Gothic"/>
          <w:b/>
          <w:bCs/>
          <w:kern w:val="0"/>
          <w:sz w:val="20"/>
          <w:szCs w:val="20"/>
          <w:lang w:val="es-ES" w:eastAsia="es-ES"/>
          <w14:ligatures w14:val="none"/>
        </w:rPr>
        <w:lastRenderedPageBreak/>
        <w:t>ELEMENTOS GENERALES</w:t>
      </w:r>
      <w:r w:rsidR="00A54F7F" w:rsidRPr="00E7408F">
        <w:rPr>
          <w:rFonts w:ascii="Century Gothic" w:eastAsia="Times New Roman" w:hAnsi="Century Gothic"/>
          <w:b/>
          <w:bCs/>
          <w:kern w:val="0"/>
          <w:sz w:val="20"/>
          <w:szCs w:val="20"/>
          <w:lang w:val="es-ES" w:eastAsia="es-ES"/>
          <w14:ligatures w14:val="none"/>
        </w:rPr>
        <w:t xml:space="preserve"> DE</w:t>
      </w:r>
      <w:r>
        <w:rPr>
          <w:rFonts w:ascii="Century Gothic" w:eastAsia="Times New Roman" w:hAnsi="Century Gothic"/>
          <w:b/>
          <w:bCs/>
          <w:kern w:val="0"/>
          <w:sz w:val="20"/>
          <w:szCs w:val="20"/>
          <w:lang w:val="es-ES" w:eastAsia="es-ES"/>
          <w14:ligatures w14:val="none"/>
        </w:rPr>
        <w:t xml:space="preserve"> </w:t>
      </w:r>
      <w:r w:rsidR="00A54F7F" w:rsidRPr="00E7408F">
        <w:rPr>
          <w:rFonts w:ascii="Century Gothic" w:eastAsia="Times New Roman" w:hAnsi="Century Gothic"/>
          <w:b/>
          <w:bCs/>
          <w:kern w:val="0"/>
          <w:sz w:val="20"/>
          <w:szCs w:val="20"/>
          <w:lang w:val="es-ES" w:eastAsia="es-ES"/>
          <w14:ligatures w14:val="none"/>
        </w:rPr>
        <w:t>L</w:t>
      </w:r>
      <w:r>
        <w:rPr>
          <w:rFonts w:ascii="Century Gothic" w:eastAsia="Times New Roman" w:hAnsi="Century Gothic"/>
          <w:b/>
          <w:bCs/>
          <w:kern w:val="0"/>
          <w:sz w:val="20"/>
          <w:szCs w:val="20"/>
          <w:lang w:val="es-ES" w:eastAsia="es-ES"/>
          <w14:ligatures w14:val="none"/>
        </w:rPr>
        <w:t>OS</w:t>
      </w:r>
      <w:r w:rsidR="00A54F7F" w:rsidRPr="00E7408F">
        <w:rPr>
          <w:rFonts w:ascii="Century Gothic" w:eastAsia="Times New Roman" w:hAnsi="Century Gothic"/>
          <w:b/>
          <w:bCs/>
          <w:kern w:val="0"/>
          <w:sz w:val="20"/>
          <w:szCs w:val="20"/>
          <w:lang w:val="es-ES" w:eastAsia="es-ES"/>
          <w14:ligatures w14:val="none"/>
        </w:rPr>
        <w:t xml:space="preserve"> </w:t>
      </w:r>
      <w:r>
        <w:rPr>
          <w:rFonts w:ascii="Century Gothic" w:eastAsia="Times New Roman" w:hAnsi="Century Gothic"/>
          <w:b/>
          <w:bCs/>
          <w:kern w:val="0"/>
          <w:sz w:val="20"/>
          <w:szCs w:val="20"/>
          <w:lang w:val="es-ES" w:eastAsia="es-ES"/>
          <w14:ligatures w14:val="none"/>
        </w:rPr>
        <w:t>VISORES</w:t>
      </w:r>
    </w:p>
    <w:p w14:paraId="39419834" w14:textId="77777777" w:rsidR="00435265" w:rsidRDefault="00435265" w:rsidP="00A54F7F">
      <w:pPr>
        <w:spacing w:after="0"/>
        <w:jc w:val="both"/>
        <w:rPr>
          <w:rFonts w:ascii="Century Gothic" w:hAnsi="Century Gothic"/>
          <w:sz w:val="20"/>
          <w:szCs w:val="20"/>
        </w:rPr>
      </w:pPr>
    </w:p>
    <w:p w14:paraId="27ED1D70" w14:textId="45C92861" w:rsidR="00A54F7F" w:rsidRDefault="00A54F7F" w:rsidP="00A54F7F">
      <w:pPr>
        <w:spacing w:after="0"/>
        <w:jc w:val="both"/>
        <w:rPr>
          <w:rFonts w:ascii="Century Gothic" w:hAnsi="Century Gothic"/>
          <w:sz w:val="20"/>
          <w:szCs w:val="20"/>
        </w:rPr>
      </w:pPr>
      <w:r w:rsidRPr="00E7408F">
        <w:rPr>
          <w:rFonts w:ascii="Century Gothic" w:hAnsi="Century Gothic"/>
          <w:sz w:val="20"/>
          <w:szCs w:val="20"/>
        </w:rPr>
        <w:t>Están diseñadas para proporcionar una vista detallada de la</w:t>
      </w:r>
      <w:r w:rsidR="00435265">
        <w:rPr>
          <w:rFonts w:ascii="Century Gothic" w:hAnsi="Century Gothic"/>
          <w:sz w:val="20"/>
          <w:szCs w:val="20"/>
        </w:rPr>
        <w:t xml:space="preserve"> intensidad de la</w:t>
      </w:r>
      <w:r w:rsidRPr="00E7408F">
        <w:rPr>
          <w:rFonts w:ascii="Century Gothic" w:hAnsi="Century Gothic"/>
          <w:sz w:val="20"/>
          <w:szCs w:val="20"/>
        </w:rPr>
        <w:t xml:space="preserve"> </w:t>
      </w:r>
      <w:r w:rsidR="00435265">
        <w:rPr>
          <w:rFonts w:ascii="Century Gothic" w:hAnsi="Century Gothic"/>
          <w:sz w:val="20"/>
          <w:szCs w:val="20"/>
        </w:rPr>
        <w:t xml:space="preserve">dinámica </w:t>
      </w:r>
      <w:r w:rsidRPr="00E7408F">
        <w:rPr>
          <w:rFonts w:ascii="Century Gothic" w:hAnsi="Century Gothic"/>
          <w:sz w:val="20"/>
          <w:szCs w:val="20"/>
        </w:rPr>
        <w:t>inmobiliaria</w:t>
      </w:r>
      <w:r w:rsidR="00435265">
        <w:rPr>
          <w:rFonts w:ascii="Century Gothic" w:hAnsi="Century Gothic"/>
          <w:sz w:val="20"/>
          <w:szCs w:val="20"/>
        </w:rPr>
        <w:t>,</w:t>
      </w:r>
      <w:r w:rsidRPr="00E7408F">
        <w:rPr>
          <w:rFonts w:ascii="Century Gothic" w:hAnsi="Century Gothic"/>
          <w:sz w:val="20"/>
          <w:szCs w:val="20"/>
        </w:rPr>
        <w:t xml:space="preserve"> para los diferentes niveles de segregación geográfica a través del tiempo.</w:t>
      </w:r>
      <w:r w:rsidR="00435265">
        <w:rPr>
          <w:rFonts w:ascii="Century Gothic" w:hAnsi="Century Gothic"/>
          <w:sz w:val="20"/>
          <w:szCs w:val="20"/>
        </w:rPr>
        <w:t xml:space="preserve"> </w:t>
      </w:r>
      <w:r w:rsidRPr="00E7408F">
        <w:rPr>
          <w:rFonts w:ascii="Century Gothic" w:hAnsi="Century Gothic"/>
          <w:sz w:val="20"/>
          <w:szCs w:val="20"/>
        </w:rPr>
        <w:t>Los usuarios pueden ajustar la visualización de la información, gracias a los elementos con los que cuenta el tablero y que se describen a continuación:</w:t>
      </w:r>
    </w:p>
    <w:p w14:paraId="6579CCAE" w14:textId="4342E618" w:rsidR="0047656F" w:rsidRPr="00E7408F" w:rsidRDefault="00167880" w:rsidP="00A54F7F">
      <w:pPr>
        <w:spacing w:after="0"/>
        <w:jc w:val="both"/>
        <w:rPr>
          <w:rFonts w:ascii="Century Gothic" w:hAnsi="Century Gothic"/>
          <w:sz w:val="20"/>
          <w:szCs w:val="20"/>
        </w:rPr>
      </w:pPr>
      <w:r w:rsidRPr="00E7408F">
        <w:rPr>
          <w:rFonts w:ascii="Century Gothic" w:hAnsi="Century Gothic"/>
          <w:b/>
          <w:bCs/>
          <w:noProof/>
          <w:sz w:val="20"/>
          <w:szCs w:val="20"/>
          <w:lang w:eastAsia="es-CO"/>
        </w:rPr>
        <mc:AlternateContent>
          <mc:Choice Requires="wpg">
            <w:drawing>
              <wp:anchor distT="0" distB="0" distL="114300" distR="114300" simplePos="0" relativeHeight="251704338" behindDoc="0" locked="0" layoutInCell="1" allowOverlap="1" wp14:anchorId="05A98CE2" wp14:editId="77C8C4C1">
                <wp:simplePos x="0" y="0"/>
                <wp:positionH relativeFrom="column">
                  <wp:posOffset>4899660</wp:posOffset>
                </wp:positionH>
                <wp:positionV relativeFrom="paragraph">
                  <wp:posOffset>165735</wp:posOffset>
                </wp:positionV>
                <wp:extent cx="251460" cy="251460"/>
                <wp:effectExtent l="0" t="0" r="0" b="0"/>
                <wp:wrapNone/>
                <wp:docPr id="837647887" name="Grupo 8"/>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325256195"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4724408" name="Gráfico 815043898" descr="Insignia con relleno sólido"/>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51460" cy="251460"/>
                          </a:xfrm>
                          <a:prstGeom prst="rect">
                            <a:avLst/>
                          </a:prstGeom>
                        </pic:spPr>
                      </pic:pic>
                    </wpg:wgp>
                  </a:graphicData>
                </a:graphic>
              </wp:anchor>
            </w:drawing>
          </mc:Choice>
          <mc:Fallback>
            <w:pict>
              <v:group w14:anchorId="20A98C0E" id="Grupo 8" o:spid="_x0000_s1026" style="position:absolute;margin-left:385.8pt;margin-top:13.05pt;width:19.8pt;height:19.8pt;z-index:251704338"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" fillcolor="black [3200]" strokecolor="black [480]" strokeweight="1pt">
                  <v:stroke joinstyle="miter"/>
                </v:shape>
                <v:shape id="Gráfico 815043898" o:spid="_x0000_s1028" type="#_x0000_t75" alt="Insignia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">
                  <v:imagedata r:id="rId25" o:title="Insignia con relleno sólido"/>
                </v:shape>
              </v:group>
            </w:pict>
          </mc:Fallback>
        </mc:AlternateContent>
      </w:r>
    </w:p>
    <w:p w14:paraId="4E8F278E" w14:textId="0C41E207" w:rsidR="00A54F7F" w:rsidRDefault="00A54F7F" w:rsidP="00A54F7F">
      <w:pPr>
        <w:pStyle w:val="Estilo1"/>
        <w:rPr>
          <w:szCs w:val="16"/>
        </w:rPr>
      </w:pPr>
      <w:r w:rsidRPr="00E7408F">
        <w:rPr>
          <w:szCs w:val="16"/>
        </w:rPr>
        <w:t xml:space="preserve">Ilustración </w:t>
      </w:r>
      <w:r w:rsidR="0047656F">
        <w:rPr>
          <w:szCs w:val="16"/>
        </w:rPr>
        <w:t>5</w:t>
      </w:r>
      <w:r w:rsidRPr="00E7408F">
        <w:rPr>
          <w:szCs w:val="16"/>
        </w:rPr>
        <w:t>. Contenido general de</w:t>
      </w:r>
      <w:r w:rsidR="0047656F">
        <w:rPr>
          <w:szCs w:val="16"/>
        </w:rPr>
        <w:t xml:space="preserve"> los Visores</w:t>
      </w:r>
    </w:p>
    <w:p w14:paraId="5A5A6C69" w14:textId="5DCB61CE" w:rsidR="0047656F" w:rsidRPr="00E7408F" w:rsidRDefault="0047656F" w:rsidP="00A54F7F">
      <w:pPr>
        <w:pStyle w:val="Estilo1"/>
        <w:rPr>
          <w:szCs w:val="16"/>
        </w:rPr>
      </w:pPr>
    </w:p>
    <w:p w14:paraId="64ED5291" w14:textId="01EA6DCE" w:rsidR="00A54F7F" w:rsidRPr="00E7408F" w:rsidRDefault="00392E01" w:rsidP="0047656F">
      <w:pPr>
        <w:pStyle w:val="Prrafodelista"/>
        <w:keepNext/>
        <w:spacing w:after="0"/>
        <w:ind w:left="0"/>
        <w:jc w:val="center"/>
        <w:rPr>
          <w:rFonts w:ascii="Century Gothic" w:hAnsi="Century Gothic"/>
          <w:sz w:val="20"/>
          <w:szCs w:val="20"/>
        </w:rPr>
      </w:pPr>
      <w:r w:rsidRPr="00E7408F">
        <w:rPr>
          <w:b/>
          <w:bCs/>
          <w:noProof/>
          <w:lang w:eastAsia="es-CO"/>
        </w:rPr>
        <mc:AlternateContent>
          <mc:Choice Requires="wpg">
            <w:drawing>
              <wp:anchor distT="0" distB="0" distL="114300" distR="114300" simplePos="0" relativeHeight="251708434" behindDoc="0" locked="0" layoutInCell="1" allowOverlap="1" wp14:anchorId="69CFF5A3" wp14:editId="50B5C80F">
                <wp:simplePos x="0" y="0"/>
                <wp:positionH relativeFrom="column">
                  <wp:posOffset>1499235</wp:posOffset>
                </wp:positionH>
                <wp:positionV relativeFrom="paragraph">
                  <wp:posOffset>3057525</wp:posOffset>
                </wp:positionV>
                <wp:extent cx="251460" cy="251460"/>
                <wp:effectExtent l="0" t="0" r="0" b="0"/>
                <wp:wrapNone/>
                <wp:docPr id="1601563377" name="Grupo 6"/>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1867949592" name="Diagrama de flujo: conector 5"/>
                        <wps:cNvSpPr/>
                        <wps:spPr>
                          <a:xfrm>
                            <a:off x="31750" y="31750"/>
                            <a:ext cx="187960" cy="1905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3034151" name="Gráfico 795821122" descr="Insignia 4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51460" cy="251460"/>
                          </a:xfrm>
                          <a:prstGeom prst="rect">
                            <a:avLst/>
                          </a:prstGeom>
                        </pic:spPr>
                      </pic:pic>
                    </wpg:wgp>
                  </a:graphicData>
                </a:graphic>
              </wp:anchor>
            </w:drawing>
          </mc:Choice>
          <mc:Fallback>
            <w:pict>
              <v:group w14:anchorId="34AE4921" id="Grupo 6" o:spid="_x0000_s1026" style="position:absolute;margin-left:118.05pt;margin-top:240.75pt;width:19.8pt;height:19.8pt;z-index:251708434"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">
                <v:shape id="Diagrama de flujo: conector 5" o:spid="_x0000_s1027" type="#_x0000_t120" style="position:absolute;left:31750;top:31750;width:187960;height:19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" fillcolor="black [3200]" strokecolor="black [480]" strokeweight="1pt">
                  <v:stroke joinstyle="miter"/>
                </v:shape>
                <v:shape id="Gráfico 795821122" o:spid="_x0000_s1028" type="#_x0000_t75" alt="Insignia 4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">
                  <v:imagedata r:id="rId31" o:title="Insignia 4 con relleno sólido"/>
                </v:shape>
              </v:group>
            </w:pict>
          </mc:Fallback>
        </mc:AlternateContent>
      </w:r>
      <w:r w:rsidR="00167880" w:rsidRPr="00E7408F">
        <w:rPr>
          <w:noProof/>
          <w:lang w:eastAsia="es-CO"/>
        </w:rPr>
        <mc:AlternateContent>
          <mc:Choice Requires="wpg">
            <w:drawing>
              <wp:anchor distT="0" distB="0" distL="114300" distR="114300" simplePos="0" relativeHeight="251706386" behindDoc="0" locked="0" layoutInCell="1" allowOverlap="1" wp14:anchorId="7F18BA2F" wp14:editId="37DBAC62">
                <wp:simplePos x="0" y="0"/>
                <wp:positionH relativeFrom="column">
                  <wp:posOffset>296166</wp:posOffset>
                </wp:positionH>
                <wp:positionV relativeFrom="paragraph">
                  <wp:posOffset>2362200</wp:posOffset>
                </wp:positionV>
                <wp:extent cx="251460" cy="251460"/>
                <wp:effectExtent l="0" t="0" r="0" b="0"/>
                <wp:wrapNone/>
                <wp:docPr id="428146553" name="Grupo 7"/>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1860580728"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8891211" name="Gráfico 880414121" descr="Insignia 3 con relleno sólido"/>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51460" cy="251460"/>
                          </a:xfrm>
                          <a:prstGeom prst="rect">
                            <a:avLst/>
                          </a:prstGeom>
                        </pic:spPr>
                      </pic:pic>
                    </wpg:wgp>
                  </a:graphicData>
                </a:graphic>
              </wp:anchor>
            </w:drawing>
          </mc:Choice>
          <mc:Fallback>
            <w:pict>
              <v:group w14:anchorId="4E5A43CE" id="Grupo 7" o:spid="_x0000_s1026" style="position:absolute;margin-left:23.3pt;margin-top:186pt;width:19.8pt;height:19.8pt;z-index:251706386"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" fillcolor="black [3200]" strokecolor="black [480]" strokeweight="1pt">
                  <v:stroke joinstyle="miter"/>
                </v:shape>
                <v:shape id="Gráfico 880414121" o:spid="_x0000_s1028" type="#_x0000_t75" alt="Insignia 3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">
                  <v:imagedata r:id="rId28" o:title="Insignia 3 con relleno sólido"/>
                </v:shape>
              </v:group>
            </w:pict>
          </mc:Fallback>
        </mc:AlternateContent>
      </w:r>
      <w:r w:rsidR="006735B3" w:rsidRPr="00E7408F">
        <w:rPr>
          <w:noProof/>
          <w:sz w:val="20"/>
          <w:szCs w:val="20"/>
          <w:lang w:eastAsia="es-CO"/>
        </w:rPr>
        <mc:AlternateContent>
          <mc:Choice Requires="wpg">
            <w:drawing>
              <wp:anchor distT="0" distB="0" distL="114300" distR="114300" simplePos="0" relativeHeight="251702290" behindDoc="0" locked="0" layoutInCell="1" allowOverlap="1" wp14:anchorId="6F78942B" wp14:editId="432EF977">
                <wp:simplePos x="0" y="0"/>
                <wp:positionH relativeFrom="column">
                  <wp:posOffset>1085850</wp:posOffset>
                </wp:positionH>
                <wp:positionV relativeFrom="paragraph">
                  <wp:posOffset>408305</wp:posOffset>
                </wp:positionV>
                <wp:extent cx="251460" cy="251460"/>
                <wp:effectExtent l="0" t="0" r="0" b="0"/>
                <wp:wrapNone/>
                <wp:docPr id="1524921424" name="Grupo 9"/>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329200149"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50326579" name="Gráfico 853480033" descr="Insignia 1 con relleno sólido"/>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51460" cy="251460"/>
                          </a:xfrm>
                          <a:prstGeom prst="rect">
                            <a:avLst/>
                          </a:prstGeom>
                        </pic:spPr>
                      </pic:pic>
                    </wpg:wgp>
                  </a:graphicData>
                </a:graphic>
              </wp:anchor>
            </w:drawing>
          </mc:Choice>
          <mc:Fallback>
            <w:pict>
              <v:group w14:anchorId="00D8D26D" id="Grupo 9" o:spid="_x0000_s1026" style="position:absolute;margin-left:85.5pt;margin-top:32.15pt;width:19.8pt;height:19.8pt;z-index:251702290"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" fillcolor="black [3200]" strokecolor="black [480]" strokeweight="1pt">
                  <v:stroke joinstyle="miter"/>
                </v:shape>
                <v:shape id="Gráfico 853480033" o:spid="_x0000_s1028" type="#_x0000_t75" alt="Insignia 1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">
                  <v:imagedata r:id="rId22" o:title="Insignia 1 con relleno sólido"/>
                </v:shape>
              </v:group>
            </w:pict>
          </mc:Fallback>
        </mc:AlternateContent>
      </w:r>
      <w:r w:rsidR="0047656F">
        <w:rPr>
          <w:noProof/>
        </w:rPr>
        <w:drawing>
          <wp:inline distT="0" distB="0" distL="0" distR="0" wp14:anchorId="107C1B02" wp14:editId="7AD79557">
            <wp:extent cx="5581650" cy="3610649"/>
            <wp:effectExtent l="0" t="0" r="0" b="8890"/>
            <wp:docPr id="828669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69125" name=""/>
                    <pic:cNvPicPr/>
                  </pic:nvPicPr>
                  <pic:blipFill>
                    <a:blip r:embed="rId40"/>
                    <a:stretch>
                      <a:fillRect/>
                    </a:stretch>
                  </pic:blipFill>
                  <pic:spPr>
                    <a:xfrm>
                      <a:off x="0" y="0"/>
                      <a:ext cx="5599120" cy="3621950"/>
                    </a:xfrm>
                    <a:prstGeom prst="rect">
                      <a:avLst/>
                    </a:prstGeom>
                  </pic:spPr>
                </pic:pic>
              </a:graphicData>
            </a:graphic>
          </wp:inline>
        </w:drawing>
      </w:r>
    </w:p>
    <w:p w14:paraId="7F8578A9" w14:textId="77777777" w:rsidR="00A54F7F" w:rsidRPr="00E7408F" w:rsidRDefault="00A54F7F" w:rsidP="00A54F7F">
      <w:pPr>
        <w:pStyle w:val="Estilo1"/>
        <w:rPr>
          <w:szCs w:val="16"/>
        </w:rPr>
      </w:pPr>
      <w:r w:rsidRPr="00E7408F">
        <w:rPr>
          <w:szCs w:val="16"/>
        </w:rPr>
        <w:t>Fuente: IGAC</w:t>
      </w:r>
    </w:p>
    <w:p w14:paraId="7CC516B5" w14:textId="6EF0D014" w:rsidR="0047656F" w:rsidRPr="00E7408F" w:rsidRDefault="0047656F" w:rsidP="0047656F">
      <w:pPr>
        <w:pStyle w:val="Estilo1"/>
        <w:rPr>
          <w:sz w:val="20"/>
          <w:szCs w:val="20"/>
        </w:rPr>
      </w:pPr>
      <w:r w:rsidRPr="00E7408F">
        <w:rPr>
          <w:noProof/>
          <w:sz w:val="20"/>
          <w:szCs w:val="20"/>
          <w:lang w:eastAsia="es-CO"/>
        </w:rPr>
        <mc:AlternateContent>
          <mc:Choice Requires="wpg">
            <w:drawing>
              <wp:anchor distT="0" distB="0" distL="114300" distR="114300" simplePos="0" relativeHeight="251700242" behindDoc="0" locked="0" layoutInCell="1" allowOverlap="1" wp14:anchorId="333D515E" wp14:editId="5267502D">
                <wp:simplePos x="0" y="0"/>
                <wp:positionH relativeFrom="column">
                  <wp:posOffset>213360</wp:posOffset>
                </wp:positionH>
                <wp:positionV relativeFrom="paragraph">
                  <wp:posOffset>125805</wp:posOffset>
                </wp:positionV>
                <wp:extent cx="251460" cy="251460"/>
                <wp:effectExtent l="0" t="0" r="0" b="0"/>
                <wp:wrapNone/>
                <wp:docPr id="923912168" name="Grupo 9"/>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213043561"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98690969" name="Gráfico 853480033" descr="Insignia 1 con relleno sólido"/>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51460" cy="251460"/>
                          </a:xfrm>
                          <a:prstGeom prst="rect">
                            <a:avLst/>
                          </a:prstGeom>
                        </pic:spPr>
                      </pic:pic>
                    </wpg:wgp>
                  </a:graphicData>
                </a:graphic>
              </wp:anchor>
            </w:drawing>
          </mc:Choice>
          <mc:Fallback>
            <w:pict>
              <v:group w14:anchorId="7CD57328" id="Grupo 9" o:spid="_x0000_s1026" style="position:absolute;margin-left:16.8pt;margin-top:9.9pt;width:19.8pt;height:19.8pt;z-index:251700242"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" fillcolor="black [3200]" strokecolor="black [480]" strokeweight="1pt">
                  <v:stroke joinstyle="miter"/>
                </v:shape>
                <v:shape id="Gráfico 853480033" o:spid="_x0000_s1028" type="#_x0000_t75" alt="Insignia 1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">
                  <v:imagedata r:id="rId22" o:title="Insignia 1 con relleno sólido"/>
                </v:shape>
              </v:group>
            </w:pict>
          </mc:Fallback>
        </mc:AlternateContent>
      </w:r>
    </w:p>
    <w:p w14:paraId="30052992" w14:textId="026499E9" w:rsidR="0047656F" w:rsidRPr="00E7408F" w:rsidRDefault="0047656F" w:rsidP="0047656F">
      <w:pPr>
        <w:pStyle w:val="Prrafodelista"/>
        <w:ind w:left="792"/>
        <w:jc w:val="both"/>
        <w:rPr>
          <w:rFonts w:ascii="Century Gothic" w:hAnsi="Century Gothic"/>
          <w:sz w:val="20"/>
          <w:szCs w:val="20"/>
        </w:rPr>
      </w:pPr>
      <w:r w:rsidRPr="00E7408F">
        <w:rPr>
          <w:rFonts w:ascii="Century Gothic" w:hAnsi="Century Gothic"/>
          <w:b/>
          <w:bCs/>
          <w:sz w:val="20"/>
          <w:szCs w:val="20"/>
        </w:rPr>
        <w:t>Panel de filtros:</w:t>
      </w:r>
      <w:r w:rsidRPr="00E7408F">
        <w:rPr>
          <w:rFonts w:ascii="Century Gothic" w:hAnsi="Century Gothic"/>
          <w:sz w:val="20"/>
          <w:szCs w:val="20"/>
        </w:rPr>
        <w:t xml:space="preserve"> Esta sección permite al usuario </w:t>
      </w:r>
      <w:r>
        <w:rPr>
          <w:rFonts w:ascii="Century Gothic" w:hAnsi="Century Gothic"/>
          <w:sz w:val="20"/>
          <w:szCs w:val="20"/>
        </w:rPr>
        <w:t>seleccionar</w:t>
      </w:r>
      <w:r w:rsidRPr="00E7408F">
        <w:rPr>
          <w:rFonts w:ascii="Century Gothic" w:hAnsi="Century Gothic"/>
          <w:sz w:val="20"/>
          <w:szCs w:val="20"/>
        </w:rPr>
        <w:t>los datos que se muestran en las visualizaciones</w:t>
      </w:r>
      <w:r>
        <w:rPr>
          <w:rFonts w:ascii="Century Gothic" w:hAnsi="Century Gothic"/>
          <w:sz w:val="20"/>
          <w:szCs w:val="20"/>
        </w:rPr>
        <w:t xml:space="preserve"> por:</w:t>
      </w:r>
    </w:p>
    <w:p w14:paraId="51189DC8" w14:textId="15E1EB19" w:rsidR="0047656F" w:rsidRPr="00E7408F" w:rsidRDefault="0047656F" w:rsidP="0047656F">
      <w:pPr>
        <w:pStyle w:val="Prrafodelista"/>
        <w:ind w:left="792"/>
        <w:jc w:val="both"/>
        <w:rPr>
          <w:rFonts w:ascii="Century Gothic" w:hAnsi="Century Gothic"/>
          <w:sz w:val="20"/>
          <w:szCs w:val="20"/>
        </w:rPr>
      </w:pPr>
    </w:p>
    <w:p w14:paraId="3869D008" w14:textId="139C535C" w:rsidR="0047656F" w:rsidRPr="00E7408F" w:rsidRDefault="006735B3" w:rsidP="0047656F">
      <w:pPr>
        <w:pStyle w:val="Prrafodelista"/>
        <w:numPr>
          <w:ilvl w:val="0"/>
          <w:numId w:val="25"/>
        </w:numPr>
        <w:spacing w:before="120" w:after="280"/>
        <w:jc w:val="both"/>
        <w:rPr>
          <w:rFonts w:ascii="Century Gothic" w:hAnsi="Century Gothic"/>
          <w:sz w:val="20"/>
          <w:szCs w:val="20"/>
        </w:rPr>
      </w:pPr>
      <w:r>
        <w:rPr>
          <w:rFonts w:ascii="Century Gothic" w:hAnsi="Century Gothic"/>
          <w:b/>
          <w:bCs/>
          <w:sz w:val="20"/>
          <w:szCs w:val="20"/>
        </w:rPr>
        <w:t>Nivel Territorial</w:t>
      </w:r>
      <w:r w:rsidR="0047656F" w:rsidRPr="00E7408F">
        <w:rPr>
          <w:rFonts w:ascii="Century Gothic" w:hAnsi="Century Gothic"/>
          <w:b/>
          <w:bCs/>
          <w:sz w:val="20"/>
          <w:szCs w:val="20"/>
        </w:rPr>
        <w:t>:</w:t>
      </w:r>
      <w:r w:rsidR="0047656F" w:rsidRPr="00E7408F">
        <w:rPr>
          <w:rFonts w:ascii="Century Gothic" w:hAnsi="Century Gothic"/>
          <w:sz w:val="20"/>
          <w:szCs w:val="20"/>
        </w:rPr>
        <w:t xml:space="preserve"> Aquí se puede </w:t>
      </w:r>
      <w:r>
        <w:rPr>
          <w:rFonts w:ascii="Century Gothic" w:hAnsi="Century Gothic"/>
          <w:sz w:val="20"/>
          <w:szCs w:val="20"/>
        </w:rPr>
        <w:t xml:space="preserve">seleccionar </w:t>
      </w:r>
      <w:r w:rsidR="0047656F" w:rsidRPr="00E7408F">
        <w:rPr>
          <w:rFonts w:ascii="Century Gothic" w:hAnsi="Century Gothic"/>
          <w:sz w:val="20"/>
          <w:szCs w:val="20"/>
        </w:rPr>
        <w:t>el</w:t>
      </w:r>
      <w:r>
        <w:rPr>
          <w:rFonts w:ascii="Century Gothic" w:hAnsi="Century Gothic"/>
          <w:sz w:val="20"/>
          <w:szCs w:val="20"/>
        </w:rPr>
        <w:t xml:space="preserve"> nivel de agrupación de la intensidad de la dinámica inmobiliaria en</w:t>
      </w:r>
      <w:r w:rsidR="0047656F" w:rsidRPr="00E7408F">
        <w:rPr>
          <w:rFonts w:ascii="Century Gothic" w:hAnsi="Century Gothic"/>
          <w:sz w:val="20"/>
          <w:szCs w:val="20"/>
        </w:rPr>
        <w:t xml:space="preserve"> departamento o municipio</w:t>
      </w:r>
      <w:r>
        <w:rPr>
          <w:rFonts w:ascii="Century Gothic" w:hAnsi="Century Gothic"/>
          <w:sz w:val="20"/>
          <w:szCs w:val="20"/>
        </w:rPr>
        <w:t>.</w:t>
      </w:r>
    </w:p>
    <w:p w14:paraId="4E5E9C98" w14:textId="52EA9FE1" w:rsidR="0047656F" w:rsidRPr="00E7408F" w:rsidRDefault="006735B3" w:rsidP="0047656F">
      <w:pPr>
        <w:pStyle w:val="Prrafodelista"/>
        <w:numPr>
          <w:ilvl w:val="0"/>
          <w:numId w:val="25"/>
        </w:numPr>
        <w:spacing w:before="120" w:after="280"/>
        <w:jc w:val="both"/>
        <w:rPr>
          <w:rFonts w:ascii="Century Gothic" w:hAnsi="Century Gothic"/>
          <w:sz w:val="20"/>
          <w:szCs w:val="20"/>
        </w:rPr>
      </w:pPr>
      <w:r>
        <w:rPr>
          <w:rFonts w:ascii="Century Gothic" w:hAnsi="Century Gothic"/>
          <w:b/>
          <w:bCs/>
          <w:sz w:val="20"/>
          <w:szCs w:val="20"/>
        </w:rPr>
        <w:t>Nivel Indicador</w:t>
      </w:r>
      <w:r w:rsidR="0047656F" w:rsidRPr="00E7408F">
        <w:rPr>
          <w:rFonts w:ascii="Century Gothic" w:hAnsi="Century Gothic"/>
          <w:b/>
          <w:bCs/>
          <w:sz w:val="20"/>
          <w:szCs w:val="20"/>
        </w:rPr>
        <w:t>:</w:t>
      </w:r>
      <w:r w:rsidR="0047656F" w:rsidRPr="00E7408F">
        <w:rPr>
          <w:rFonts w:ascii="Century Gothic" w:hAnsi="Century Gothic"/>
          <w:sz w:val="20"/>
          <w:szCs w:val="20"/>
        </w:rPr>
        <w:t xml:space="preserve"> Permite seleccionar </w:t>
      </w:r>
      <w:r>
        <w:rPr>
          <w:rFonts w:ascii="Century Gothic" w:hAnsi="Century Gothic"/>
          <w:sz w:val="20"/>
          <w:szCs w:val="20"/>
        </w:rPr>
        <w:t>el indicador que se quiera analizar entre las categorías: Básico, Intermedio y Completo</w:t>
      </w:r>
    </w:p>
    <w:p w14:paraId="08CACE10" w14:textId="0CF516EA" w:rsidR="0047656F" w:rsidRPr="00E7408F" w:rsidRDefault="006735B3" w:rsidP="0047656F">
      <w:pPr>
        <w:pStyle w:val="Prrafodelista"/>
        <w:numPr>
          <w:ilvl w:val="0"/>
          <w:numId w:val="25"/>
        </w:numPr>
        <w:spacing w:before="120" w:after="280"/>
        <w:jc w:val="both"/>
        <w:rPr>
          <w:rFonts w:ascii="Century Gothic" w:hAnsi="Century Gothic"/>
          <w:sz w:val="20"/>
          <w:szCs w:val="20"/>
        </w:rPr>
      </w:pPr>
      <w:r>
        <w:rPr>
          <w:rFonts w:ascii="Century Gothic" w:hAnsi="Century Gothic"/>
          <w:b/>
          <w:bCs/>
          <w:sz w:val="20"/>
          <w:szCs w:val="20"/>
        </w:rPr>
        <w:t>Z</w:t>
      </w:r>
      <w:r w:rsidR="0047656F" w:rsidRPr="00E7408F">
        <w:rPr>
          <w:rFonts w:ascii="Century Gothic" w:hAnsi="Century Gothic"/>
          <w:b/>
          <w:bCs/>
          <w:sz w:val="20"/>
          <w:szCs w:val="20"/>
        </w:rPr>
        <w:t>ona:</w:t>
      </w:r>
      <w:r w:rsidR="0047656F" w:rsidRPr="00E7408F">
        <w:rPr>
          <w:rFonts w:ascii="Century Gothic" w:hAnsi="Century Gothic"/>
          <w:sz w:val="20"/>
          <w:szCs w:val="20"/>
        </w:rPr>
        <w:t xml:space="preserve"> </w:t>
      </w:r>
      <w:r>
        <w:rPr>
          <w:rFonts w:ascii="Century Gothic" w:hAnsi="Century Gothic"/>
          <w:sz w:val="20"/>
          <w:szCs w:val="20"/>
        </w:rPr>
        <w:t>Botón para selección</w:t>
      </w:r>
      <w:r w:rsidR="0047656F" w:rsidRPr="00E7408F">
        <w:rPr>
          <w:rFonts w:ascii="Century Gothic" w:hAnsi="Century Gothic"/>
          <w:sz w:val="20"/>
          <w:szCs w:val="20"/>
        </w:rPr>
        <w:t xml:space="preserve"> de zona </w:t>
      </w:r>
      <w:r w:rsidR="0047656F">
        <w:rPr>
          <w:rFonts w:ascii="Century Gothic" w:hAnsi="Century Gothic"/>
          <w:sz w:val="20"/>
          <w:szCs w:val="20"/>
        </w:rPr>
        <w:t xml:space="preserve">catastral </w:t>
      </w:r>
      <w:r w:rsidR="0047656F" w:rsidRPr="00E7408F">
        <w:rPr>
          <w:rFonts w:ascii="Century Gothic" w:hAnsi="Century Gothic"/>
          <w:sz w:val="20"/>
          <w:szCs w:val="20"/>
        </w:rPr>
        <w:t>(urbana</w:t>
      </w:r>
      <w:r>
        <w:rPr>
          <w:rFonts w:ascii="Century Gothic" w:hAnsi="Century Gothic"/>
          <w:sz w:val="20"/>
          <w:szCs w:val="20"/>
        </w:rPr>
        <w:t xml:space="preserve"> o</w:t>
      </w:r>
      <w:r w:rsidR="0047656F" w:rsidRPr="00E7408F">
        <w:rPr>
          <w:rFonts w:ascii="Century Gothic" w:hAnsi="Century Gothic"/>
          <w:sz w:val="20"/>
          <w:szCs w:val="20"/>
        </w:rPr>
        <w:t xml:space="preserve"> rural).</w:t>
      </w:r>
    </w:p>
    <w:p w14:paraId="674FE2EC" w14:textId="462C8A68" w:rsidR="0047656F" w:rsidRPr="00E7408F" w:rsidRDefault="0047656F" w:rsidP="0047656F">
      <w:pPr>
        <w:pStyle w:val="Prrafodelista"/>
        <w:spacing w:after="0"/>
        <w:ind w:left="1152"/>
        <w:jc w:val="both"/>
        <w:rPr>
          <w:rFonts w:ascii="Century Gothic" w:hAnsi="Century Gothic"/>
          <w:sz w:val="20"/>
          <w:szCs w:val="20"/>
        </w:rPr>
      </w:pPr>
      <w:r w:rsidRPr="00E7408F">
        <w:rPr>
          <w:rFonts w:ascii="Century Gothic" w:hAnsi="Century Gothic"/>
          <w:b/>
          <w:bCs/>
          <w:noProof/>
          <w:sz w:val="20"/>
          <w:szCs w:val="20"/>
          <w:lang w:eastAsia="es-CO"/>
          <w14:ligatures w14:val="standardContextual"/>
        </w:rPr>
        <mc:AlternateContent>
          <mc:Choice Requires="wpg">
            <w:drawing>
              <wp:anchor distT="0" distB="0" distL="114300" distR="114300" simplePos="0" relativeHeight="251697170" behindDoc="0" locked="0" layoutInCell="1" allowOverlap="1" wp14:anchorId="607B9DB2" wp14:editId="015D9D38">
                <wp:simplePos x="0" y="0"/>
                <wp:positionH relativeFrom="column">
                  <wp:posOffset>176530</wp:posOffset>
                </wp:positionH>
                <wp:positionV relativeFrom="paragraph">
                  <wp:posOffset>132005</wp:posOffset>
                </wp:positionV>
                <wp:extent cx="251460" cy="251460"/>
                <wp:effectExtent l="0" t="0" r="0" b="0"/>
                <wp:wrapNone/>
                <wp:docPr id="936713605" name="Grupo 8"/>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1582389892"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99606953" name="Gráfico 815043898" descr="Insignia con relleno sólido"/>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51460" cy="251460"/>
                          </a:xfrm>
                          <a:prstGeom prst="rect">
                            <a:avLst/>
                          </a:prstGeom>
                        </pic:spPr>
                      </pic:pic>
                    </wpg:wgp>
                  </a:graphicData>
                </a:graphic>
              </wp:anchor>
            </w:drawing>
          </mc:Choice>
          <mc:Fallback>
            <w:pict>
              <v:group w14:anchorId="3024A8C4" id="Grupo 8" o:spid="_x0000_s1026" style="position:absolute;margin-left:13.9pt;margin-top:10.4pt;width:19.8pt;height:19.8pt;z-index:251697170"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" fillcolor="black [3200]" strokecolor="black [480]" strokeweight="1pt">
                  <v:stroke joinstyle="miter"/>
                </v:shape>
                <v:shape id="Gráfico 815043898" o:spid="_x0000_s1028" type="#_x0000_t75" alt="Insignia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">
                  <v:imagedata r:id="rId25" o:title="Insignia con relleno sólido"/>
                </v:shape>
              </v:group>
            </w:pict>
          </mc:Fallback>
        </mc:AlternateContent>
      </w:r>
    </w:p>
    <w:p w14:paraId="7A79B4F2" w14:textId="1C0F187C" w:rsidR="0047656F" w:rsidRPr="00167880" w:rsidRDefault="006735B3" w:rsidP="00167880">
      <w:pPr>
        <w:spacing w:after="0"/>
        <w:ind w:left="708"/>
        <w:jc w:val="both"/>
        <w:rPr>
          <w:rFonts w:ascii="Century Gothic" w:hAnsi="Century Gothic"/>
          <w:sz w:val="20"/>
          <w:szCs w:val="20"/>
        </w:rPr>
      </w:pPr>
      <w:r>
        <w:rPr>
          <w:rFonts w:ascii="Century Gothic" w:hAnsi="Century Gothic"/>
          <w:b/>
          <w:bCs/>
          <w:sz w:val="20"/>
          <w:szCs w:val="20"/>
        </w:rPr>
        <w:t>Inicio</w:t>
      </w:r>
      <w:r w:rsidR="0047656F" w:rsidRPr="00E7408F">
        <w:rPr>
          <w:rFonts w:ascii="Century Gothic" w:hAnsi="Century Gothic"/>
          <w:b/>
          <w:bCs/>
          <w:sz w:val="20"/>
          <w:szCs w:val="20"/>
        </w:rPr>
        <w:t xml:space="preserve">: </w:t>
      </w:r>
      <w:r>
        <w:rPr>
          <w:rFonts w:ascii="Century Gothic" w:hAnsi="Century Gothic"/>
          <w:sz w:val="20"/>
          <w:szCs w:val="20"/>
        </w:rPr>
        <w:t>Permite regresar a la página de inicio del tablero (home)</w:t>
      </w:r>
      <w:r w:rsidR="00167880">
        <w:rPr>
          <w:rFonts w:ascii="Century Gothic" w:hAnsi="Century Gothic"/>
          <w:sz w:val="20"/>
          <w:szCs w:val="20"/>
        </w:rPr>
        <w:t>, desde cualquier visor</w:t>
      </w:r>
    </w:p>
    <w:p w14:paraId="1EF6381C" w14:textId="0A2B046C" w:rsidR="00167880" w:rsidRDefault="00392E01" w:rsidP="0047656F">
      <w:pPr>
        <w:spacing w:after="0"/>
        <w:ind w:left="708"/>
        <w:jc w:val="both"/>
        <w:rPr>
          <w:rFonts w:ascii="Century Gothic" w:hAnsi="Century Gothic"/>
          <w:b/>
          <w:bCs/>
          <w:sz w:val="20"/>
          <w:szCs w:val="20"/>
        </w:rPr>
      </w:pPr>
      <w:r w:rsidRPr="00E7408F">
        <w:rPr>
          <w:noProof/>
          <w:lang w:eastAsia="es-CO"/>
        </w:rPr>
        <mc:AlternateContent>
          <mc:Choice Requires="wpg">
            <w:drawing>
              <wp:anchor distT="0" distB="0" distL="114300" distR="114300" simplePos="0" relativeHeight="251698194" behindDoc="0" locked="0" layoutInCell="1" allowOverlap="1" wp14:anchorId="7F6521DD" wp14:editId="0A911304">
                <wp:simplePos x="0" y="0"/>
                <wp:positionH relativeFrom="column">
                  <wp:posOffset>172720</wp:posOffset>
                </wp:positionH>
                <wp:positionV relativeFrom="paragraph">
                  <wp:posOffset>132080</wp:posOffset>
                </wp:positionV>
                <wp:extent cx="251460" cy="251460"/>
                <wp:effectExtent l="0" t="0" r="0" b="0"/>
                <wp:wrapNone/>
                <wp:docPr id="1154214378" name="Grupo 7"/>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445910505" name="Diagrama de flujo: conector 5"/>
                        <wps:cNvSpPr/>
                        <wps:spPr>
                          <a:xfrm>
                            <a:off x="31750" y="31750"/>
                            <a:ext cx="188216" cy="190533"/>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4012020" name="Gráfico 880414121" descr="Insignia 3 con relleno sólido"/>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51460" cy="251460"/>
                          </a:xfrm>
                          <a:prstGeom prst="rect">
                            <a:avLst/>
                          </a:prstGeom>
                        </pic:spPr>
                      </pic:pic>
                    </wpg:wgp>
                  </a:graphicData>
                </a:graphic>
              </wp:anchor>
            </w:drawing>
          </mc:Choice>
          <mc:Fallback>
            <w:pict>
              <v:group w14:anchorId="6E11291C" id="Grupo 7" o:spid="_x0000_s1026" style="position:absolute;margin-left:13.6pt;margin-top:10.4pt;width:19.8pt;height:19.8pt;z-index:251698194"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">
                <v:shape id="Diagrama de flujo: conector 5" o:spid="_x0000_s1027" type="#_x0000_t120" style="position:absolute;left:31750;top:31750;width:188216;height:190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" fillcolor="black [3200]" strokecolor="black [480]" strokeweight="1pt">
                  <v:stroke joinstyle="miter"/>
                </v:shape>
                <v:shape id="Gráfico 880414121" o:spid="_x0000_s1028" type="#_x0000_t75" alt="Insignia 3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">
                  <v:imagedata r:id="rId28" o:title="Insignia 3 con relleno sólido"/>
                </v:shape>
              </v:group>
            </w:pict>
          </mc:Fallback>
        </mc:AlternateContent>
      </w:r>
    </w:p>
    <w:p w14:paraId="53C81A42" w14:textId="7B8A967B" w:rsidR="00167880" w:rsidRPr="00167880" w:rsidRDefault="00167880" w:rsidP="00167880">
      <w:pPr>
        <w:spacing w:after="0"/>
        <w:ind w:firstLine="708"/>
        <w:jc w:val="both"/>
        <w:rPr>
          <w:rFonts w:ascii="Century Gothic" w:hAnsi="Century Gothic"/>
          <w:sz w:val="20"/>
          <w:szCs w:val="20"/>
        </w:rPr>
      </w:pPr>
      <w:r w:rsidRPr="00167880">
        <w:rPr>
          <w:rFonts w:ascii="Century Gothic" w:hAnsi="Century Gothic"/>
          <w:b/>
          <w:bCs/>
          <w:sz w:val="20"/>
          <w:szCs w:val="20"/>
        </w:rPr>
        <w:t>Año:</w:t>
      </w:r>
      <w:r w:rsidRPr="00167880">
        <w:rPr>
          <w:rFonts w:ascii="Century Gothic" w:hAnsi="Century Gothic"/>
          <w:sz w:val="20"/>
          <w:szCs w:val="20"/>
        </w:rPr>
        <w:t xml:space="preserve"> Botones para seleccionar </w:t>
      </w:r>
      <w:r>
        <w:rPr>
          <w:rFonts w:ascii="Century Gothic" w:hAnsi="Century Gothic"/>
          <w:sz w:val="20"/>
          <w:szCs w:val="20"/>
        </w:rPr>
        <w:t>el año de interés</w:t>
      </w:r>
      <w:r w:rsidRPr="00167880">
        <w:rPr>
          <w:rFonts w:ascii="Century Gothic" w:hAnsi="Century Gothic"/>
          <w:sz w:val="20"/>
          <w:szCs w:val="20"/>
        </w:rPr>
        <w:t>.</w:t>
      </w:r>
    </w:p>
    <w:p w14:paraId="2A1FACFD" w14:textId="75D4DB35" w:rsidR="0047656F" w:rsidRPr="00E7408F" w:rsidRDefault="00392E01" w:rsidP="0047656F">
      <w:pPr>
        <w:spacing w:after="0"/>
        <w:ind w:left="708"/>
        <w:jc w:val="both"/>
        <w:rPr>
          <w:rFonts w:ascii="Century Gothic" w:hAnsi="Century Gothic"/>
          <w:sz w:val="20"/>
          <w:szCs w:val="20"/>
        </w:rPr>
      </w:pPr>
      <w:r w:rsidRPr="00E7408F">
        <w:rPr>
          <w:b/>
          <w:bCs/>
          <w:noProof/>
          <w:lang w:eastAsia="es-CO"/>
        </w:rPr>
        <mc:AlternateContent>
          <mc:Choice Requires="wpg">
            <w:drawing>
              <wp:anchor distT="0" distB="0" distL="114300" distR="114300" simplePos="0" relativeHeight="251699218" behindDoc="0" locked="0" layoutInCell="1" allowOverlap="1" wp14:anchorId="23FE31C4" wp14:editId="5D4FB7F8">
                <wp:simplePos x="0" y="0"/>
                <wp:positionH relativeFrom="column">
                  <wp:posOffset>171450</wp:posOffset>
                </wp:positionH>
                <wp:positionV relativeFrom="paragraph">
                  <wp:posOffset>133985</wp:posOffset>
                </wp:positionV>
                <wp:extent cx="251460" cy="251460"/>
                <wp:effectExtent l="0" t="0" r="0" b="0"/>
                <wp:wrapNone/>
                <wp:docPr id="1702214249" name="Grupo 6"/>
                <wp:cNvGraphicFramePr/>
                <a:graphic xmlns:a="http://schemas.openxmlformats.org/drawingml/2006/main">
                  <a:graphicData uri="http://schemas.microsoft.com/office/word/2010/wordprocessingGroup">
                    <wpg:wgp>
                      <wpg:cNvGrpSpPr/>
                      <wpg:grpSpPr>
                        <a:xfrm>
                          <a:off x="0" y="0"/>
                          <a:ext cx="251460" cy="251460"/>
                          <a:chOff x="0" y="0"/>
                          <a:chExt cx="251460" cy="251460"/>
                        </a:xfrm>
                      </wpg:grpSpPr>
                      <wps:wsp>
                        <wps:cNvPr id="801331971" name="Diagrama de flujo: conector 5"/>
                        <wps:cNvSpPr/>
                        <wps:spPr>
                          <a:xfrm>
                            <a:off x="31750" y="31750"/>
                            <a:ext cx="187960" cy="190500"/>
                          </a:xfrm>
                          <a:prstGeom prst="flowChartConnector">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056150" name="Gráfico 795821122" descr="Insignia 4 con relleno sólido"/>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51460" cy="251460"/>
                          </a:xfrm>
                          <a:prstGeom prst="rect">
                            <a:avLst/>
                          </a:prstGeom>
                        </pic:spPr>
                      </pic:pic>
                    </wpg:wgp>
                  </a:graphicData>
                </a:graphic>
              </wp:anchor>
            </w:drawing>
          </mc:Choice>
          <mc:Fallback>
            <w:pict>
              <v:group w14:anchorId="4ACB0038" id="Grupo 6" o:spid="_x0000_s1026" style="position:absolute;margin-left:13.5pt;margin-top:10.55pt;width:19.8pt;height:19.8pt;z-index:251699218" coordsize="251460,2514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">
                <v:shape id="Diagrama de flujo: conector 5" o:spid="_x0000_s1027" type="#_x0000_t120" style="position:absolute;left:31750;top:31750;width:187960;height:19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" fillcolor="black [3200]" strokecolor="black [480]" strokeweight="1pt">
                  <v:stroke joinstyle="miter"/>
                </v:shape>
                <v:shape id="Gráfico 795821122" o:spid="_x0000_s1028" type="#_x0000_t75" alt="Insignia 4 con relleno sólido"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">
                  <v:imagedata r:id="rId31" o:title="Insignia 4 con relleno sólido"/>
                </v:shape>
              </v:group>
            </w:pict>
          </mc:Fallback>
        </mc:AlternateContent>
      </w:r>
    </w:p>
    <w:p w14:paraId="69233A1B" w14:textId="19831A88" w:rsidR="00C15D2E" w:rsidRPr="00392E01" w:rsidRDefault="0047656F" w:rsidP="00392E01">
      <w:pPr>
        <w:spacing w:after="0"/>
        <w:ind w:left="708"/>
        <w:jc w:val="both"/>
        <w:rPr>
          <w:rFonts w:ascii="Century Gothic" w:hAnsi="Century Gothic"/>
          <w:sz w:val="20"/>
          <w:szCs w:val="20"/>
        </w:rPr>
      </w:pPr>
      <w:r w:rsidRPr="00E7408F">
        <w:rPr>
          <w:rFonts w:ascii="Century Gothic" w:hAnsi="Century Gothic"/>
          <w:b/>
          <w:bCs/>
          <w:sz w:val="20"/>
          <w:szCs w:val="20"/>
        </w:rPr>
        <w:t>Íconos de navegación</w:t>
      </w:r>
      <w:r w:rsidR="00167880">
        <w:rPr>
          <w:rFonts w:ascii="Century Gothic" w:hAnsi="Century Gothic"/>
          <w:b/>
          <w:bCs/>
          <w:sz w:val="20"/>
          <w:szCs w:val="20"/>
        </w:rPr>
        <w:t xml:space="preserve"> a otros visores</w:t>
      </w:r>
      <w:r w:rsidRPr="00E7408F">
        <w:rPr>
          <w:rFonts w:ascii="Century Gothic" w:hAnsi="Century Gothic"/>
          <w:b/>
          <w:bCs/>
          <w:sz w:val="20"/>
          <w:szCs w:val="20"/>
        </w:rPr>
        <w:t xml:space="preserve">: </w:t>
      </w:r>
      <w:r w:rsidR="00392E01">
        <w:rPr>
          <w:rFonts w:ascii="Century Gothic" w:hAnsi="Century Gothic"/>
          <w:sz w:val="20"/>
          <w:szCs w:val="20"/>
        </w:rPr>
        <w:t>P</w:t>
      </w:r>
      <w:r w:rsidRPr="00E7408F">
        <w:rPr>
          <w:rFonts w:ascii="Century Gothic" w:hAnsi="Century Gothic"/>
          <w:sz w:val="20"/>
          <w:szCs w:val="20"/>
        </w:rPr>
        <w:t>ermiten al usuario navegar</w:t>
      </w:r>
      <w:r w:rsidRPr="00E7408F">
        <w:rPr>
          <w:rFonts w:ascii="Century Gothic" w:hAnsi="Century Gothic"/>
          <w:b/>
          <w:bCs/>
          <w:sz w:val="20"/>
          <w:szCs w:val="20"/>
        </w:rPr>
        <w:t xml:space="preserve"> </w:t>
      </w:r>
      <w:r w:rsidRPr="00E7408F">
        <w:rPr>
          <w:rFonts w:ascii="Century Gothic" w:hAnsi="Century Gothic"/>
          <w:sz w:val="20"/>
          <w:szCs w:val="20"/>
        </w:rPr>
        <w:t xml:space="preserve">entre los diferentes visores </w:t>
      </w:r>
      <w:r w:rsidR="00392E01">
        <w:rPr>
          <w:rFonts w:ascii="Century Gothic" w:hAnsi="Century Gothic"/>
          <w:sz w:val="20"/>
          <w:szCs w:val="20"/>
        </w:rPr>
        <w:t>disponibles para consulta.</w:t>
      </w:r>
    </w:p>
    <w:p w14:paraId="65FC8657" w14:textId="584AFE21" w:rsidR="00C15D2E" w:rsidRPr="00EB0131" w:rsidRDefault="00C15D2E" w:rsidP="00C20F54">
      <w:pPr>
        <w:pStyle w:val="Ttulo2"/>
        <w:numPr>
          <w:ilvl w:val="0"/>
          <w:numId w:val="2"/>
        </w:numPr>
        <w:rPr>
          <w:rFonts w:ascii="Century Gothic" w:eastAsia="Times New Roman" w:hAnsi="Century Gothic"/>
          <w:b/>
          <w:bCs/>
          <w:kern w:val="0"/>
          <w:sz w:val="20"/>
          <w:szCs w:val="20"/>
          <w:lang w:val="es-ES" w:eastAsia="es-ES"/>
          <w14:ligatures w14:val="none"/>
        </w:rPr>
      </w:pPr>
      <w:r w:rsidRPr="00EB0131">
        <w:rPr>
          <w:rFonts w:ascii="Century Gothic" w:eastAsia="Times New Roman" w:hAnsi="Century Gothic"/>
          <w:b/>
          <w:bCs/>
          <w:kern w:val="0"/>
          <w:sz w:val="20"/>
          <w:szCs w:val="20"/>
          <w:lang w:val="es-ES" w:eastAsia="es-ES"/>
          <w14:ligatures w14:val="none"/>
        </w:rPr>
        <w:lastRenderedPageBreak/>
        <w:t xml:space="preserve">Páginas </w:t>
      </w:r>
      <w:r w:rsidRPr="00C15D2E">
        <w:rPr>
          <w:rFonts w:ascii="Century Gothic" w:eastAsia="Times New Roman" w:hAnsi="Century Gothic"/>
          <w:b/>
          <w:bCs/>
          <w:kern w:val="0"/>
          <w:sz w:val="20"/>
          <w:szCs w:val="20"/>
          <w:lang w:val="es-ES" w:eastAsia="es-ES"/>
          <w14:ligatures w14:val="none"/>
        </w:rPr>
        <w:t>del Tablero</w:t>
      </w:r>
    </w:p>
    <w:p w14:paraId="7C550DBA" w14:textId="77777777" w:rsidR="00C15D2E" w:rsidRDefault="00C15D2E" w:rsidP="00C15D2E">
      <w:pPr>
        <w:spacing w:after="0" w:line="240" w:lineRule="auto"/>
        <w:jc w:val="both"/>
        <w:rPr>
          <w:rFonts w:ascii="Century Gothic" w:eastAsia="Times New Roman" w:hAnsi="Century Gothic"/>
          <w:sz w:val="20"/>
          <w:szCs w:val="20"/>
          <w:lang w:val="es-ES" w:eastAsia="es-ES"/>
        </w:rPr>
      </w:pPr>
    </w:p>
    <w:p w14:paraId="0AE8CDEC" w14:textId="77777777" w:rsidR="00053EEC" w:rsidRDefault="00053EEC" w:rsidP="00C15D2E">
      <w:pPr>
        <w:spacing w:after="0" w:line="240" w:lineRule="auto"/>
        <w:jc w:val="both"/>
        <w:rPr>
          <w:rFonts w:ascii="Century Gothic" w:eastAsia="Times New Roman" w:hAnsi="Century Gothic"/>
          <w:b/>
          <w:bCs/>
          <w:sz w:val="20"/>
          <w:szCs w:val="20"/>
          <w:lang w:val="es-ES" w:eastAsia="es-ES"/>
        </w:rPr>
      </w:pPr>
    </w:p>
    <w:p w14:paraId="40B139DC" w14:textId="357CAC3F" w:rsidR="00C15D2E" w:rsidRPr="00C20F54" w:rsidRDefault="00C15D2E" w:rsidP="00C20F54">
      <w:pPr>
        <w:pStyle w:val="Ttulo2"/>
        <w:numPr>
          <w:ilvl w:val="1"/>
          <w:numId w:val="2"/>
        </w:numPr>
        <w:rPr>
          <w:rFonts w:ascii="Century Gothic" w:eastAsia="Times New Roman" w:hAnsi="Century Gothic"/>
          <w:b/>
          <w:bCs/>
          <w:sz w:val="20"/>
          <w:szCs w:val="20"/>
          <w:lang w:val="es-ES" w:eastAsia="es-ES"/>
        </w:rPr>
      </w:pPr>
      <w:r w:rsidRPr="00C20F54">
        <w:rPr>
          <w:rFonts w:ascii="Century Gothic" w:eastAsia="Times New Roman" w:hAnsi="Century Gothic"/>
          <w:b/>
          <w:bCs/>
          <w:sz w:val="20"/>
          <w:szCs w:val="20"/>
          <w:lang w:val="es-ES" w:eastAsia="es-ES"/>
        </w:rPr>
        <w:t>Distribución Geográfica</w:t>
      </w:r>
    </w:p>
    <w:p w14:paraId="6A058F00" w14:textId="77777777" w:rsidR="00C15D2E" w:rsidRPr="00C15D2E" w:rsidRDefault="00C15D2E" w:rsidP="00C15D2E">
      <w:pPr>
        <w:spacing w:after="0" w:line="240" w:lineRule="auto"/>
        <w:jc w:val="both"/>
        <w:rPr>
          <w:rFonts w:ascii="Century Gothic" w:eastAsia="Times New Roman" w:hAnsi="Century Gothic"/>
          <w:sz w:val="20"/>
          <w:szCs w:val="20"/>
          <w:lang w:val="es-ES" w:eastAsia="es-ES"/>
        </w:rPr>
      </w:pPr>
    </w:p>
    <w:p w14:paraId="724BEA48" w14:textId="49A55C91" w:rsidR="00C15D2E" w:rsidRDefault="00C15D2E" w:rsidP="00C15D2E">
      <w:pPr>
        <w:spacing w:after="0" w:line="240" w:lineRule="auto"/>
        <w:jc w:val="both"/>
        <w:rPr>
          <w:rFonts w:ascii="Century Gothic" w:eastAsia="Times New Roman" w:hAnsi="Century Gothic"/>
          <w:sz w:val="20"/>
          <w:szCs w:val="20"/>
          <w:lang w:val="es-ES" w:eastAsia="es-ES"/>
        </w:rPr>
      </w:pPr>
      <w:r w:rsidRPr="00C15D2E">
        <w:rPr>
          <w:rFonts w:ascii="Century Gothic" w:eastAsia="Times New Roman" w:hAnsi="Century Gothic"/>
          <w:sz w:val="20"/>
          <w:szCs w:val="20"/>
          <w:lang w:val="es-ES" w:eastAsia="es-ES"/>
        </w:rPr>
        <w:t xml:space="preserve">Esta sección muestra un mapa interactivo donde se visualiza la distribución </w:t>
      </w:r>
      <w:r w:rsidR="005B0918">
        <w:rPr>
          <w:rFonts w:ascii="Century Gothic" w:eastAsia="Times New Roman" w:hAnsi="Century Gothic"/>
          <w:sz w:val="20"/>
          <w:szCs w:val="20"/>
          <w:lang w:val="es-ES" w:eastAsia="es-ES"/>
        </w:rPr>
        <w:t>d</w:t>
      </w:r>
      <w:r w:rsidR="005B0918" w:rsidRPr="005B0918">
        <w:rPr>
          <w:rFonts w:ascii="Century Gothic" w:eastAsia="Times New Roman" w:hAnsi="Century Gothic"/>
          <w:sz w:val="20"/>
          <w:szCs w:val="20"/>
          <w:lang w:val="es-ES" w:eastAsia="es-ES"/>
        </w:rPr>
        <w:t>el indicador de la intensidad de la dinámica inmobiliaria en Colombia</w:t>
      </w:r>
      <w:r w:rsidRPr="00C15D2E">
        <w:rPr>
          <w:rFonts w:ascii="Century Gothic" w:eastAsia="Times New Roman" w:hAnsi="Century Gothic"/>
          <w:sz w:val="20"/>
          <w:szCs w:val="20"/>
          <w:lang w:val="es-ES" w:eastAsia="es-ES"/>
        </w:rPr>
        <w:t xml:space="preserve">. La visualización permite aplicar filtros por tipo de zona (urbana, rural, indeterminada) y cobertura geográfica </w:t>
      </w:r>
      <w:r w:rsidR="003078C4">
        <w:rPr>
          <w:rFonts w:ascii="Century Gothic" w:eastAsia="Times New Roman" w:hAnsi="Century Gothic"/>
          <w:sz w:val="20"/>
          <w:szCs w:val="20"/>
          <w:lang w:val="es-ES" w:eastAsia="es-ES"/>
        </w:rPr>
        <w:t>(</w:t>
      </w:r>
      <w:r w:rsidRPr="00C15D2E">
        <w:rPr>
          <w:rFonts w:ascii="Century Gothic" w:eastAsia="Times New Roman" w:hAnsi="Century Gothic"/>
          <w:sz w:val="20"/>
          <w:szCs w:val="20"/>
          <w:lang w:val="es-ES" w:eastAsia="es-ES"/>
        </w:rPr>
        <w:t xml:space="preserve">departamental, municipal). Además, cada </w:t>
      </w:r>
      <w:r w:rsidR="003078C4">
        <w:rPr>
          <w:rFonts w:ascii="Century Gothic" w:eastAsia="Times New Roman" w:hAnsi="Century Gothic"/>
          <w:sz w:val="20"/>
          <w:szCs w:val="20"/>
          <w:lang w:val="es-ES" w:eastAsia="es-ES"/>
        </w:rPr>
        <w:t>color de polígono</w:t>
      </w:r>
      <w:r w:rsidRPr="00C15D2E">
        <w:rPr>
          <w:rFonts w:ascii="Century Gothic" w:eastAsia="Times New Roman" w:hAnsi="Century Gothic"/>
          <w:sz w:val="20"/>
          <w:szCs w:val="20"/>
          <w:lang w:val="es-ES" w:eastAsia="es-ES"/>
        </w:rPr>
        <w:t xml:space="preserve"> en el mapa representa </w:t>
      </w:r>
      <w:r w:rsidR="003078C4">
        <w:rPr>
          <w:rFonts w:ascii="Century Gothic" w:eastAsia="Times New Roman" w:hAnsi="Century Gothic"/>
          <w:sz w:val="20"/>
          <w:szCs w:val="20"/>
          <w:lang w:val="es-ES" w:eastAsia="es-ES"/>
        </w:rPr>
        <w:t>la intensidad de la dinámica inmobiliaria en Colombia</w:t>
      </w:r>
      <w:r w:rsidRPr="00C15D2E">
        <w:rPr>
          <w:rFonts w:ascii="Century Gothic" w:eastAsia="Times New Roman" w:hAnsi="Century Gothic"/>
          <w:sz w:val="20"/>
          <w:szCs w:val="20"/>
          <w:lang w:val="es-ES" w:eastAsia="es-ES"/>
        </w:rPr>
        <w:t>, segmentado en niveles de alta, media y baja actividad.</w:t>
      </w:r>
    </w:p>
    <w:p w14:paraId="7ED80E55" w14:textId="77777777" w:rsidR="00C15D2E" w:rsidRPr="00C15D2E" w:rsidRDefault="00C15D2E" w:rsidP="00C15D2E">
      <w:pPr>
        <w:spacing w:after="0" w:line="240" w:lineRule="auto"/>
        <w:jc w:val="both"/>
        <w:rPr>
          <w:rFonts w:ascii="Century Gothic" w:eastAsia="Times New Roman" w:hAnsi="Century Gothic"/>
          <w:sz w:val="20"/>
          <w:szCs w:val="20"/>
          <w:lang w:val="es-ES" w:eastAsia="es-ES"/>
        </w:rPr>
      </w:pPr>
    </w:p>
    <w:p w14:paraId="6567D2F3" w14:textId="41AAE224" w:rsidR="00C15D2E" w:rsidRPr="00053EEC" w:rsidRDefault="00C15D2E" w:rsidP="00053EEC">
      <w:pPr>
        <w:pStyle w:val="Prrafodelista"/>
        <w:numPr>
          <w:ilvl w:val="0"/>
          <w:numId w:val="44"/>
        </w:numPr>
        <w:spacing w:after="0" w:line="240" w:lineRule="auto"/>
        <w:jc w:val="both"/>
        <w:rPr>
          <w:rFonts w:ascii="Century Gothic" w:eastAsia="Times New Roman" w:hAnsi="Century Gothic"/>
          <w:b/>
          <w:bCs/>
          <w:sz w:val="20"/>
          <w:szCs w:val="20"/>
          <w:lang w:val="es-ES" w:eastAsia="es-ES"/>
        </w:rPr>
      </w:pPr>
      <w:r w:rsidRPr="00053EEC">
        <w:rPr>
          <w:rFonts w:ascii="Century Gothic" w:eastAsia="Times New Roman" w:hAnsi="Century Gothic"/>
          <w:b/>
          <w:bCs/>
          <w:sz w:val="20"/>
          <w:szCs w:val="20"/>
          <w:lang w:val="es-ES" w:eastAsia="es-ES"/>
        </w:rPr>
        <w:t>Ejemplo de Interpretación:</w:t>
      </w:r>
    </w:p>
    <w:p w14:paraId="20A5BBC5" w14:textId="77777777" w:rsidR="00C15D2E" w:rsidRPr="00C15D2E" w:rsidRDefault="00C15D2E" w:rsidP="00C15D2E">
      <w:pPr>
        <w:spacing w:after="0" w:line="240" w:lineRule="auto"/>
        <w:jc w:val="both"/>
        <w:rPr>
          <w:rFonts w:ascii="Century Gothic" w:eastAsia="Times New Roman" w:hAnsi="Century Gothic"/>
          <w:sz w:val="20"/>
          <w:szCs w:val="20"/>
          <w:lang w:val="es-ES" w:eastAsia="es-ES"/>
        </w:rPr>
      </w:pPr>
    </w:p>
    <w:p w14:paraId="1C95A14A" w14:textId="2ED97077" w:rsidR="00053EEC" w:rsidRDefault="00C15D2E" w:rsidP="00507186">
      <w:pPr>
        <w:jc w:val="both"/>
        <w:rPr>
          <w:rFonts w:ascii="Century Gothic" w:eastAsia="Times New Roman" w:hAnsi="Century Gothic"/>
          <w:sz w:val="20"/>
          <w:szCs w:val="20"/>
          <w:lang w:val="es-ES" w:eastAsia="es-ES"/>
        </w:rPr>
      </w:pPr>
      <w:r w:rsidRPr="00C15D2E">
        <w:rPr>
          <w:rFonts w:ascii="Century Gothic" w:eastAsia="Times New Roman" w:hAnsi="Century Gothic"/>
          <w:sz w:val="20"/>
          <w:szCs w:val="20"/>
          <w:lang w:val="es-ES" w:eastAsia="es-ES"/>
        </w:rPr>
        <w:t>Al seleccionar el año 2023 y el filtro “Zona Urbana”, se observa que la mayor concentración de transacciones se da en Bogotá, lo cual podría reflejar una demanda alta en estos centros urbanos. Este patrón es importante para identificar tendencias en la demanda inmobiliaria en zonas urbanas densamente pobladas.</w:t>
      </w:r>
    </w:p>
    <w:p w14:paraId="5F30E11F" w14:textId="77777777" w:rsidR="00D05432" w:rsidRDefault="00D05432" w:rsidP="00507186">
      <w:pPr>
        <w:jc w:val="both"/>
        <w:rPr>
          <w:rFonts w:ascii="Century Gothic" w:eastAsia="Times New Roman" w:hAnsi="Century Gothic"/>
          <w:sz w:val="20"/>
          <w:szCs w:val="20"/>
          <w:lang w:val="es-ES" w:eastAsia="es-ES"/>
        </w:rPr>
      </w:pPr>
    </w:p>
    <w:p w14:paraId="54E8BB60" w14:textId="30310FBE" w:rsidR="00053EEC" w:rsidRDefault="00053EEC" w:rsidP="00053EEC">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 xml:space="preserve">Ilustración </w:t>
      </w:r>
      <w:r>
        <w:rPr>
          <w:rFonts w:ascii="Century Gothic" w:hAnsi="Century Gothic"/>
          <w:i w:val="0"/>
          <w:iCs w:val="0"/>
          <w:color w:val="auto"/>
          <w:sz w:val="16"/>
          <w:szCs w:val="16"/>
        </w:rPr>
        <w:t>4</w:t>
      </w:r>
      <w:r w:rsidRPr="00E7408F">
        <w:rPr>
          <w:rFonts w:ascii="Century Gothic" w:hAnsi="Century Gothic"/>
          <w:i w:val="0"/>
          <w:iCs w:val="0"/>
          <w:color w:val="auto"/>
          <w:sz w:val="16"/>
          <w:szCs w:val="16"/>
        </w:rPr>
        <w:t xml:space="preserve">. </w:t>
      </w:r>
      <w:r w:rsidRPr="00053EEC">
        <w:rPr>
          <w:rFonts w:ascii="Century Gothic" w:hAnsi="Century Gothic"/>
          <w:i w:val="0"/>
          <w:iCs w:val="0"/>
          <w:color w:val="auto"/>
          <w:sz w:val="16"/>
          <w:szCs w:val="16"/>
        </w:rPr>
        <w:t>Distribución Geográfica</w:t>
      </w:r>
    </w:p>
    <w:p w14:paraId="070CF851" w14:textId="77777777" w:rsidR="00053EEC" w:rsidRDefault="00053EEC" w:rsidP="00507186">
      <w:pPr>
        <w:jc w:val="both"/>
        <w:rPr>
          <w:rFonts w:ascii="Century Gothic" w:eastAsia="Times New Roman" w:hAnsi="Century Gothic"/>
          <w:sz w:val="20"/>
          <w:szCs w:val="20"/>
          <w:lang w:val="es-ES" w:eastAsia="es-ES"/>
        </w:rPr>
      </w:pPr>
    </w:p>
    <w:p w14:paraId="4706682D" w14:textId="2E340155" w:rsidR="00053EEC" w:rsidRDefault="00053EEC" w:rsidP="00507186">
      <w:pPr>
        <w:jc w:val="both"/>
        <w:rPr>
          <w:rFonts w:ascii="Century Gothic" w:eastAsia="Times New Roman" w:hAnsi="Century Gothic"/>
          <w:sz w:val="20"/>
          <w:szCs w:val="20"/>
          <w:lang w:val="es-ES" w:eastAsia="es-ES"/>
        </w:rPr>
      </w:pPr>
      <w:r>
        <w:rPr>
          <w:noProof/>
        </w:rPr>
        <w:drawing>
          <wp:inline distT="0" distB="0" distL="0" distR="0" wp14:anchorId="1C23DB5E" wp14:editId="530DB36D">
            <wp:extent cx="6226720" cy="3848100"/>
            <wp:effectExtent l="0" t="0" r="3175" b="0"/>
            <wp:docPr id="204731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0449" name=""/>
                    <pic:cNvPicPr/>
                  </pic:nvPicPr>
                  <pic:blipFill>
                    <a:blip r:embed="rId41"/>
                    <a:stretch>
                      <a:fillRect/>
                    </a:stretch>
                  </pic:blipFill>
                  <pic:spPr>
                    <a:xfrm>
                      <a:off x="0" y="0"/>
                      <a:ext cx="6247892" cy="3861184"/>
                    </a:xfrm>
                    <a:prstGeom prst="rect">
                      <a:avLst/>
                    </a:prstGeom>
                  </pic:spPr>
                </pic:pic>
              </a:graphicData>
            </a:graphic>
          </wp:inline>
        </w:drawing>
      </w:r>
    </w:p>
    <w:p w14:paraId="5FEF23AE" w14:textId="77777777" w:rsidR="00053EEC" w:rsidRDefault="00053EEC" w:rsidP="00053EEC">
      <w:pPr>
        <w:pStyle w:val="Estilo1"/>
        <w:rPr>
          <w:iCs w:val="0"/>
          <w:color w:val="auto"/>
          <w:szCs w:val="16"/>
        </w:rPr>
      </w:pPr>
      <w:r w:rsidRPr="00E7408F">
        <w:rPr>
          <w:iCs w:val="0"/>
          <w:color w:val="auto"/>
          <w:szCs w:val="16"/>
        </w:rPr>
        <w:t>Fuente: IGAC</w:t>
      </w:r>
    </w:p>
    <w:p w14:paraId="59F32569" w14:textId="77777777" w:rsidR="00053EEC" w:rsidRDefault="00053EEC" w:rsidP="00507186">
      <w:pPr>
        <w:jc w:val="both"/>
        <w:rPr>
          <w:rFonts w:ascii="Century Gothic" w:eastAsia="Times New Roman" w:hAnsi="Century Gothic"/>
          <w:sz w:val="20"/>
          <w:szCs w:val="20"/>
          <w:lang w:val="es-ES" w:eastAsia="es-ES"/>
        </w:rPr>
      </w:pPr>
    </w:p>
    <w:p w14:paraId="3BC3831E" w14:textId="77777777" w:rsidR="00D05432" w:rsidRDefault="00D05432" w:rsidP="00507186">
      <w:pPr>
        <w:jc w:val="both"/>
        <w:rPr>
          <w:rFonts w:ascii="Century Gothic" w:eastAsia="Times New Roman" w:hAnsi="Century Gothic"/>
          <w:sz w:val="20"/>
          <w:szCs w:val="20"/>
          <w:lang w:val="es-ES" w:eastAsia="es-ES"/>
        </w:rPr>
      </w:pPr>
    </w:p>
    <w:p w14:paraId="1A84F276" w14:textId="2F497B18" w:rsidR="00053EEC" w:rsidRPr="00053EEC" w:rsidRDefault="0059605B" w:rsidP="00C20F54">
      <w:pPr>
        <w:pStyle w:val="Ttulo2"/>
        <w:numPr>
          <w:ilvl w:val="1"/>
          <w:numId w:val="2"/>
        </w:numPr>
        <w:rPr>
          <w:rFonts w:ascii="Century Gothic" w:eastAsia="Times New Roman" w:hAnsi="Century Gothic"/>
          <w:b/>
          <w:bCs/>
          <w:sz w:val="20"/>
          <w:szCs w:val="20"/>
          <w:lang w:val="es-ES" w:eastAsia="es-ES"/>
        </w:rPr>
      </w:pPr>
      <w:r>
        <w:rPr>
          <w:rFonts w:ascii="Century Gothic" w:eastAsia="Times New Roman" w:hAnsi="Century Gothic"/>
          <w:b/>
          <w:bCs/>
          <w:sz w:val="20"/>
          <w:szCs w:val="20"/>
          <w:lang w:val="es-ES" w:eastAsia="es-ES"/>
        </w:rPr>
        <w:lastRenderedPageBreak/>
        <w:t>Evolución Dinámica</w:t>
      </w:r>
    </w:p>
    <w:p w14:paraId="79566B36" w14:textId="77777777" w:rsidR="00053EEC" w:rsidRPr="00053EEC" w:rsidRDefault="00053EEC" w:rsidP="00053EEC">
      <w:pPr>
        <w:jc w:val="both"/>
        <w:rPr>
          <w:rFonts w:ascii="Century Gothic" w:eastAsia="Times New Roman" w:hAnsi="Century Gothic"/>
          <w:sz w:val="20"/>
          <w:szCs w:val="20"/>
          <w:lang w:val="es-ES" w:eastAsia="es-ES"/>
        </w:rPr>
      </w:pPr>
    </w:p>
    <w:p w14:paraId="035BE85D" w14:textId="3FAB550A" w:rsidR="00053EEC" w:rsidRDefault="00053EEC" w:rsidP="00053EEC">
      <w:pPr>
        <w:jc w:val="both"/>
        <w:rPr>
          <w:rFonts w:ascii="Century Gothic" w:eastAsia="Times New Roman" w:hAnsi="Century Gothic"/>
          <w:sz w:val="20"/>
          <w:szCs w:val="20"/>
          <w:lang w:val="es-ES" w:eastAsia="es-ES"/>
        </w:rPr>
      </w:pPr>
      <w:r w:rsidRPr="00053EEC">
        <w:rPr>
          <w:rFonts w:ascii="Century Gothic" w:eastAsia="Times New Roman" w:hAnsi="Century Gothic"/>
          <w:sz w:val="20"/>
          <w:szCs w:val="20"/>
          <w:lang w:val="es-ES" w:eastAsia="es-ES"/>
        </w:rPr>
        <w:t>En esta vista, se presentan gráficos de líneas y barras que muestran las tendencias generales del</w:t>
      </w:r>
      <w:r w:rsidR="005B0918">
        <w:rPr>
          <w:rFonts w:ascii="Century Gothic" w:eastAsia="Times New Roman" w:hAnsi="Century Gothic"/>
          <w:sz w:val="20"/>
          <w:szCs w:val="20"/>
          <w:lang w:val="es-ES" w:eastAsia="es-ES"/>
        </w:rPr>
        <w:t xml:space="preserve"> indicador </w:t>
      </w:r>
      <w:r w:rsidRPr="00053EEC">
        <w:rPr>
          <w:rFonts w:ascii="Century Gothic" w:eastAsia="Times New Roman" w:hAnsi="Century Gothic"/>
          <w:sz w:val="20"/>
          <w:szCs w:val="20"/>
          <w:lang w:val="es-ES" w:eastAsia="es-ES"/>
        </w:rPr>
        <w:t>en el tiempo</w:t>
      </w:r>
      <w:r w:rsidR="005B0918">
        <w:rPr>
          <w:rFonts w:ascii="Century Gothic" w:eastAsia="Times New Roman" w:hAnsi="Century Gothic"/>
          <w:sz w:val="20"/>
          <w:szCs w:val="20"/>
          <w:lang w:val="es-ES" w:eastAsia="es-ES"/>
        </w:rPr>
        <w:t>, también</w:t>
      </w:r>
      <w:r w:rsidRPr="00053EEC">
        <w:rPr>
          <w:rFonts w:ascii="Century Gothic" w:eastAsia="Times New Roman" w:hAnsi="Century Gothic"/>
          <w:sz w:val="20"/>
          <w:szCs w:val="20"/>
          <w:lang w:val="es-ES" w:eastAsia="es-ES"/>
        </w:rPr>
        <w:t xml:space="preserve"> incluyen </w:t>
      </w:r>
      <w:r w:rsidR="005B0918">
        <w:rPr>
          <w:rFonts w:ascii="Century Gothic" w:eastAsia="Times New Roman" w:hAnsi="Century Gothic"/>
          <w:sz w:val="20"/>
          <w:szCs w:val="20"/>
          <w:lang w:val="es-ES" w:eastAsia="es-ES"/>
        </w:rPr>
        <w:t>información como:</w:t>
      </w:r>
      <w:r w:rsidRPr="00053EEC">
        <w:rPr>
          <w:rFonts w:ascii="Century Gothic" w:eastAsia="Times New Roman" w:hAnsi="Century Gothic"/>
          <w:sz w:val="20"/>
          <w:szCs w:val="20"/>
          <w:lang w:val="es-ES" w:eastAsia="es-ES"/>
        </w:rPr>
        <w:t xml:space="preserve"> </w:t>
      </w:r>
      <w:r w:rsidR="005B0918" w:rsidRPr="005B0918">
        <w:rPr>
          <w:rFonts w:ascii="Century Gothic" w:eastAsia="Times New Roman" w:hAnsi="Century Gothic"/>
          <w:sz w:val="20"/>
          <w:szCs w:val="20"/>
          <w:lang w:val="es-ES" w:eastAsia="es-ES"/>
        </w:rPr>
        <w:t>la cantidad de departamentos y municipios según la categorización del indicador de la intensidad de la dinámica inmobiliaria en el país</w:t>
      </w:r>
      <w:r w:rsidRPr="00053EEC">
        <w:rPr>
          <w:rFonts w:ascii="Century Gothic" w:eastAsia="Times New Roman" w:hAnsi="Century Gothic"/>
          <w:sz w:val="20"/>
          <w:szCs w:val="20"/>
          <w:lang w:val="es-ES" w:eastAsia="es-ES"/>
        </w:rPr>
        <w:t>, lo cual permite un análisis de cambios en volumen y valor a lo largo de los años.</w:t>
      </w:r>
    </w:p>
    <w:p w14:paraId="036EE052" w14:textId="77777777" w:rsidR="0059605B" w:rsidRPr="00053EEC" w:rsidRDefault="0059605B" w:rsidP="00053EEC">
      <w:pPr>
        <w:jc w:val="both"/>
        <w:rPr>
          <w:rFonts w:ascii="Century Gothic" w:eastAsia="Times New Roman" w:hAnsi="Century Gothic"/>
          <w:sz w:val="20"/>
          <w:szCs w:val="20"/>
          <w:lang w:val="es-ES" w:eastAsia="es-ES"/>
        </w:rPr>
      </w:pPr>
    </w:p>
    <w:p w14:paraId="77EDE111" w14:textId="77777777" w:rsidR="00053EEC" w:rsidRPr="00053EEC" w:rsidRDefault="00053EEC" w:rsidP="00053EEC">
      <w:pPr>
        <w:pStyle w:val="Prrafodelista"/>
        <w:numPr>
          <w:ilvl w:val="0"/>
          <w:numId w:val="44"/>
        </w:numPr>
        <w:spacing w:after="0" w:line="240" w:lineRule="auto"/>
        <w:jc w:val="both"/>
        <w:rPr>
          <w:rFonts w:ascii="Century Gothic" w:eastAsia="Times New Roman" w:hAnsi="Century Gothic"/>
          <w:b/>
          <w:bCs/>
          <w:sz w:val="20"/>
          <w:szCs w:val="20"/>
          <w:lang w:val="es-ES" w:eastAsia="es-ES"/>
        </w:rPr>
      </w:pPr>
      <w:r w:rsidRPr="00053EEC">
        <w:rPr>
          <w:rFonts w:ascii="Century Gothic" w:eastAsia="Times New Roman" w:hAnsi="Century Gothic"/>
          <w:b/>
          <w:bCs/>
          <w:sz w:val="20"/>
          <w:szCs w:val="20"/>
          <w:lang w:val="es-ES" w:eastAsia="es-ES"/>
        </w:rPr>
        <w:t>Ejemplo de Interpretación:</w:t>
      </w:r>
    </w:p>
    <w:p w14:paraId="1822EFF1" w14:textId="77777777" w:rsidR="00053EEC" w:rsidRPr="00053EEC" w:rsidRDefault="00053EEC" w:rsidP="00053EEC">
      <w:pPr>
        <w:spacing w:after="0" w:line="240" w:lineRule="auto"/>
        <w:jc w:val="both"/>
        <w:rPr>
          <w:rFonts w:ascii="Century Gothic" w:eastAsia="Times New Roman" w:hAnsi="Century Gothic"/>
          <w:b/>
          <w:bCs/>
          <w:sz w:val="20"/>
          <w:szCs w:val="20"/>
          <w:lang w:val="es-ES" w:eastAsia="es-ES"/>
        </w:rPr>
      </w:pPr>
    </w:p>
    <w:p w14:paraId="69029FDD" w14:textId="2D7C3380" w:rsidR="0059605B" w:rsidRDefault="005B0918" w:rsidP="00053EEC">
      <w:pPr>
        <w:jc w:val="both"/>
        <w:rPr>
          <w:rFonts w:ascii="Century Gothic" w:eastAsia="Times New Roman" w:hAnsi="Century Gothic"/>
          <w:sz w:val="20"/>
          <w:szCs w:val="20"/>
          <w:lang w:val="es-ES" w:eastAsia="es-ES"/>
        </w:rPr>
      </w:pPr>
      <w:r w:rsidRPr="005B0918">
        <w:rPr>
          <w:rFonts w:ascii="Century Gothic" w:eastAsia="Times New Roman" w:hAnsi="Century Gothic"/>
          <w:sz w:val="20"/>
          <w:szCs w:val="20"/>
          <w:lang w:val="es-ES" w:eastAsia="es-ES"/>
        </w:rPr>
        <w:t xml:space="preserve">En el gráfico de líneas se puede evidenciar un aumento </w:t>
      </w:r>
      <w:r>
        <w:rPr>
          <w:rFonts w:ascii="Century Gothic" w:eastAsia="Times New Roman" w:hAnsi="Century Gothic"/>
          <w:sz w:val="20"/>
          <w:szCs w:val="20"/>
          <w:lang w:val="es-ES" w:eastAsia="es-ES"/>
        </w:rPr>
        <w:t xml:space="preserve">en la intensidad de la dinámica inmobiliaria </w:t>
      </w:r>
      <w:r w:rsidRPr="005B0918">
        <w:rPr>
          <w:rFonts w:ascii="Century Gothic" w:eastAsia="Times New Roman" w:hAnsi="Century Gothic"/>
          <w:sz w:val="20"/>
          <w:szCs w:val="20"/>
          <w:lang w:val="es-ES" w:eastAsia="es-ES"/>
        </w:rPr>
        <w:t>en los municipios categorizados co</w:t>
      </w:r>
      <w:r>
        <w:rPr>
          <w:rFonts w:ascii="Century Gothic" w:eastAsia="Times New Roman" w:hAnsi="Century Gothic"/>
          <w:sz w:val="20"/>
          <w:szCs w:val="20"/>
          <w:lang w:val="es-ES" w:eastAsia="es-ES"/>
        </w:rPr>
        <w:t>n</w:t>
      </w:r>
      <w:r w:rsidRPr="005B0918">
        <w:rPr>
          <w:rFonts w:ascii="Century Gothic" w:eastAsia="Times New Roman" w:hAnsi="Century Gothic"/>
          <w:sz w:val="20"/>
          <w:szCs w:val="20"/>
          <w:lang w:val="es-ES" w:eastAsia="es-ES"/>
        </w:rPr>
        <w:t xml:space="preserve"> intensidad de la dinámica inmobiliaria baja en los años 2017 </w:t>
      </w:r>
      <w:r>
        <w:rPr>
          <w:rFonts w:ascii="Century Gothic" w:eastAsia="Times New Roman" w:hAnsi="Century Gothic"/>
          <w:sz w:val="20"/>
          <w:szCs w:val="20"/>
          <w:lang w:val="es-ES" w:eastAsia="es-ES"/>
        </w:rPr>
        <w:t>–</w:t>
      </w:r>
      <w:r w:rsidRPr="005B0918">
        <w:rPr>
          <w:rFonts w:ascii="Century Gothic" w:eastAsia="Times New Roman" w:hAnsi="Century Gothic"/>
          <w:sz w:val="20"/>
          <w:szCs w:val="20"/>
          <w:lang w:val="es-ES" w:eastAsia="es-ES"/>
        </w:rPr>
        <w:t xml:space="preserve"> 2020</w:t>
      </w:r>
    </w:p>
    <w:p w14:paraId="448DA3C7" w14:textId="77777777" w:rsidR="005B0918" w:rsidRDefault="005B0918" w:rsidP="00053EEC">
      <w:pPr>
        <w:jc w:val="both"/>
        <w:rPr>
          <w:rFonts w:ascii="Century Gothic" w:eastAsia="Times New Roman" w:hAnsi="Century Gothic"/>
          <w:sz w:val="20"/>
          <w:szCs w:val="20"/>
          <w:lang w:val="es-ES" w:eastAsia="es-ES"/>
        </w:rPr>
      </w:pPr>
    </w:p>
    <w:p w14:paraId="43888AD7" w14:textId="21EF02A6" w:rsidR="0059605B" w:rsidRDefault="0059605B" w:rsidP="0059605B">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 xml:space="preserve">Ilustración </w:t>
      </w:r>
      <w:r>
        <w:rPr>
          <w:rFonts w:ascii="Century Gothic" w:hAnsi="Century Gothic"/>
          <w:i w:val="0"/>
          <w:iCs w:val="0"/>
          <w:color w:val="auto"/>
          <w:sz w:val="16"/>
          <w:szCs w:val="16"/>
        </w:rPr>
        <w:t>5</w:t>
      </w:r>
      <w:r w:rsidRPr="00E7408F">
        <w:rPr>
          <w:rFonts w:ascii="Century Gothic" w:hAnsi="Century Gothic"/>
          <w:i w:val="0"/>
          <w:iCs w:val="0"/>
          <w:color w:val="auto"/>
          <w:sz w:val="16"/>
          <w:szCs w:val="16"/>
        </w:rPr>
        <w:t xml:space="preserve">. </w:t>
      </w:r>
      <w:r w:rsidR="006117EF">
        <w:rPr>
          <w:rFonts w:ascii="Century Gothic" w:hAnsi="Century Gothic"/>
          <w:i w:val="0"/>
          <w:iCs w:val="0"/>
          <w:color w:val="auto"/>
          <w:sz w:val="16"/>
          <w:szCs w:val="16"/>
        </w:rPr>
        <w:t xml:space="preserve">Visor de la </w:t>
      </w:r>
      <w:r w:rsidRPr="0059605B">
        <w:rPr>
          <w:rFonts w:ascii="Century Gothic" w:hAnsi="Century Gothic"/>
          <w:i w:val="0"/>
          <w:iCs w:val="0"/>
          <w:color w:val="auto"/>
          <w:sz w:val="16"/>
          <w:szCs w:val="16"/>
        </w:rPr>
        <w:t>Evolución Dinámica</w:t>
      </w:r>
    </w:p>
    <w:p w14:paraId="550309D9" w14:textId="77777777" w:rsidR="0059605B" w:rsidRDefault="0059605B" w:rsidP="00053EEC">
      <w:pPr>
        <w:jc w:val="both"/>
        <w:rPr>
          <w:rFonts w:ascii="Century Gothic" w:eastAsia="Times New Roman" w:hAnsi="Century Gothic"/>
          <w:sz w:val="20"/>
          <w:szCs w:val="20"/>
          <w:lang w:val="es-ES" w:eastAsia="es-ES"/>
        </w:rPr>
      </w:pPr>
    </w:p>
    <w:p w14:paraId="56C5E836" w14:textId="54798CD3" w:rsidR="0059605B" w:rsidRDefault="0059605B" w:rsidP="0059605B">
      <w:pPr>
        <w:jc w:val="center"/>
        <w:rPr>
          <w:rFonts w:ascii="Century Gothic" w:eastAsia="Times New Roman" w:hAnsi="Century Gothic"/>
          <w:sz w:val="20"/>
          <w:szCs w:val="20"/>
          <w:lang w:val="es-ES" w:eastAsia="es-ES"/>
        </w:rPr>
      </w:pPr>
      <w:r>
        <w:rPr>
          <w:noProof/>
        </w:rPr>
        <w:drawing>
          <wp:inline distT="0" distB="0" distL="0" distR="0" wp14:anchorId="561C65E0" wp14:editId="4D4911C2">
            <wp:extent cx="6353175" cy="3819505"/>
            <wp:effectExtent l="0" t="0" r="0" b="0"/>
            <wp:docPr id="1734972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2171" name=""/>
                    <pic:cNvPicPr/>
                  </pic:nvPicPr>
                  <pic:blipFill>
                    <a:blip r:embed="rId42"/>
                    <a:stretch>
                      <a:fillRect/>
                    </a:stretch>
                  </pic:blipFill>
                  <pic:spPr>
                    <a:xfrm>
                      <a:off x="0" y="0"/>
                      <a:ext cx="6381600" cy="3836594"/>
                    </a:xfrm>
                    <a:prstGeom prst="rect">
                      <a:avLst/>
                    </a:prstGeom>
                  </pic:spPr>
                </pic:pic>
              </a:graphicData>
            </a:graphic>
          </wp:inline>
        </w:drawing>
      </w:r>
    </w:p>
    <w:p w14:paraId="7AEC081D" w14:textId="77777777" w:rsidR="0059605B" w:rsidRDefault="0059605B" w:rsidP="0059605B">
      <w:pPr>
        <w:pStyle w:val="Estilo1"/>
        <w:rPr>
          <w:iCs w:val="0"/>
          <w:color w:val="auto"/>
          <w:szCs w:val="16"/>
        </w:rPr>
      </w:pPr>
      <w:r w:rsidRPr="00E7408F">
        <w:rPr>
          <w:iCs w:val="0"/>
          <w:color w:val="auto"/>
          <w:szCs w:val="16"/>
        </w:rPr>
        <w:t>Fuente: IGAC</w:t>
      </w:r>
    </w:p>
    <w:p w14:paraId="7FA35CFA" w14:textId="77777777" w:rsidR="00D05432" w:rsidRDefault="00D05432" w:rsidP="00D05432">
      <w:pPr>
        <w:spacing w:after="0" w:line="240" w:lineRule="auto"/>
        <w:jc w:val="both"/>
        <w:rPr>
          <w:rFonts w:ascii="Century Gothic" w:eastAsia="Times New Roman" w:hAnsi="Century Gothic"/>
          <w:b/>
          <w:bCs/>
          <w:sz w:val="20"/>
          <w:szCs w:val="20"/>
          <w:lang w:val="es-ES" w:eastAsia="es-ES"/>
        </w:rPr>
      </w:pPr>
    </w:p>
    <w:p w14:paraId="6E5944A7" w14:textId="77777777" w:rsidR="00D05432" w:rsidRDefault="00D05432" w:rsidP="00D05432">
      <w:pPr>
        <w:spacing w:after="0" w:line="240" w:lineRule="auto"/>
        <w:jc w:val="both"/>
        <w:rPr>
          <w:rFonts w:ascii="Century Gothic" w:eastAsia="Times New Roman" w:hAnsi="Century Gothic"/>
          <w:b/>
          <w:bCs/>
          <w:sz w:val="20"/>
          <w:szCs w:val="20"/>
          <w:lang w:val="es-ES" w:eastAsia="es-ES"/>
        </w:rPr>
      </w:pPr>
    </w:p>
    <w:p w14:paraId="64EA7DE8" w14:textId="77777777" w:rsidR="006117EF" w:rsidRDefault="006117EF" w:rsidP="00D05432">
      <w:pPr>
        <w:spacing w:after="0" w:line="240" w:lineRule="auto"/>
        <w:jc w:val="both"/>
        <w:rPr>
          <w:rFonts w:ascii="Century Gothic" w:eastAsia="Times New Roman" w:hAnsi="Century Gothic"/>
          <w:b/>
          <w:bCs/>
          <w:sz w:val="20"/>
          <w:szCs w:val="20"/>
          <w:lang w:val="es-ES" w:eastAsia="es-ES"/>
        </w:rPr>
      </w:pPr>
    </w:p>
    <w:p w14:paraId="2D5EBD98" w14:textId="77777777" w:rsidR="006117EF" w:rsidRDefault="006117EF" w:rsidP="00D05432">
      <w:pPr>
        <w:spacing w:after="0" w:line="240" w:lineRule="auto"/>
        <w:jc w:val="both"/>
        <w:rPr>
          <w:rFonts w:ascii="Century Gothic" w:eastAsia="Times New Roman" w:hAnsi="Century Gothic"/>
          <w:b/>
          <w:bCs/>
          <w:sz w:val="20"/>
          <w:szCs w:val="20"/>
          <w:lang w:val="es-ES" w:eastAsia="es-ES"/>
        </w:rPr>
      </w:pPr>
    </w:p>
    <w:p w14:paraId="5FAC22B1" w14:textId="77777777" w:rsidR="00D05432" w:rsidRDefault="00D05432" w:rsidP="00D05432">
      <w:pPr>
        <w:spacing w:after="0" w:line="240" w:lineRule="auto"/>
        <w:jc w:val="both"/>
        <w:rPr>
          <w:rFonts w:ascii="Century Gothic" w:eastAsia="Times New Roman" w:hAnsi="Century Gothic"/>
          <w:b/>
          <w:bCs/>
          <w:sz w:val="20"/>
          <w:szCs w:val="20"/>
          <w:lang w:val="es-ES" w:eastAsia="es-ES"/>
        </w:rPr>
      </w:pPr>
    </w:p>
    <w:p w14:paraId="5EADE582" w14:textId="7A199872" w:rsidR="00D05432" w:rsidRDefault="00B6576E" w:rsidP="00C20F54">
      <w:pPr>
        <w:pStyle w:val="Ttulo2"/>
        <w:numPr>
          <w:ilvl w:val="1"/>
          <w:numId w:val="2"/>
        </w:numPr>
        <w:rPr>
          <w:rFonts w:ascii="Century Gothic" w:eastAsia="Times New Roman" w:hAnsi="Century Gothic"/>
          <w:b/>
          <w:bCs/>
          <w:sz w:val="20"/>
          <w:szCs w:val="20"/>
          <w:lang w:val="es-ES" w:eastAsia="es-ES"/>
        </w:rPr>
      </w:pPr>
      <w:r>
        <w:rPr>
          <w:rFonts w:ascii="Century Gothic" w:eastAsia="Times New Roman" w:hAnsi="Century Gothic"/>
          <w:b/>
          <w:bCs/>
          <w:sz w:val="20"/>
          <w:szCs w:val="20"/>
          <w:lang w:val="es-ES" w:eastAsia="es-ES"/>
        </w:rPr>
        <w:t>Consulta Detallada</w:t>
      </w:r>
    </w:p>
    <w:p w14:paraId="21265ED2" w14:textId="77777777" w:rsidR="00B6576E" w:rsidRDefault="00B6576E" w:rsidP="00D05432">
      <w:pPr>
        <w:spacing w:after="0" w:line="240" w:lineRule="auto"/>
        <w:jc w:val="both"/>
        <w:rPr>
          <w:rFonts w:ascii="Century Gothic" w:eastAsia="Times New Roman" w:hAnsi="Century Gothic"/>
          <w:b/>
          <w:bCs/>
          <w:sz w:val="20"/>
          <w:szCs w:val="20"/>
          <w:lang w:val="es-ES" w:eastAsia="es-ES"/>
        </w:rPr>
      </w:pPr>
    </w:p>
    <w:p w14:paraId="3C1C9B3F" w14:textId="3471920E" w:rsidR="00B6576E" w:rsidRPr="00B6576E" w:rsidRDefault="00B6576E" w:rsidP="00B6576E">
      <w:pPr>
        <w:rPr>
          <w:rFonts w:ascii="Century Gothic" w:eastAsia="Times New Roman" w:hAnsi="Century Gothic"/>
          <w:sz w:val="20"/>
          <w:szCs w:val="20"/>
          <w:lang w:val="es-ES" w:eastAsia="es-ES"/>
        </w:rPr>
      </w:pPr>
      <w:r w:rsidRPr="00B6576E">
        <w:rPr>
          <w:rFonts w:ascii="Century Gothic" w:eastAsia="Times New Roman" w:hAnsi="Century Gothic"/>
          <w:sz w:val="20"/>
          <w:szCs w:val="20"/>
          <w:lang w:val="es-ES" w:eastAsia="es-ES"/>
        </w:rPr>
        <w:lastRenderedPageBreak/>
        <w:t>En esta sección, los datos se presentan en una tabla detallada que puede ser exportada en formato Excel. La tabla incluye filtros por departamento, municipio</w:t>
      </w:r>
      <w:r w:rsidR="005B0918">
        <w:rPr>
          <w:rFonts w:ascii="Century Gothic" w:eastAsia="Times New Roman" w:hAnsi="Century Gothic"/>
          <w:sz w:val="20"/>
          <w:szCs w:val="20"/>
          <w:lang w:val="es-ES" w:eastAsia="es-ES"/>
        </w:rPr>
        <w:t xml:space="preserve"> y</w:t>
      </w:r>
      <w:r w:rsidRPr="00B6576E">
        <w:rPr>
          <w:rFonts w:ascii="Century Gothic" w:eastAsia="Times New Roman" w:hAnsi="Century Gothic"/>
          <w:sz w:val="20"/>
          <w:szCs w:val="20"/>
          <w:lang w:val="es-ES" w:eastAsia="es-ES"/>
        </w:rPr>
        <w:t xml:space="preserve"> zona. Los usuarios pueden generar reportes específicos seleccionando varios filtros.</w:t>
      </w:r>
    </w:p>
    <w:p w14:paraId="307C9827" w14:textId="77777777" w:rsidR="00B6576E" w:rsidRPr="00B6576E" w:rsidRDefault="00B6576E" w:rsidP="00B6576E">
      <w:pPr>
        <w:numPr>
          <w:ilvl w:val="0"/>
          <w:numId w:val="45"/>
        </w:numPr>
        <w:rPr>
          <w:rFonts w:ascii="Century Gothic" w:eastAsia="Times New Roman" w:hAnsi="Century Gothic"/>
          <w:b/>
          <w:bCs/>
          <w:sz w:val="20"/>
          <w:szCs w:val="20"/>
          <w:lang w:val="es-ES" w:eastAsia="es-ES"/>
        </w:rPr>
      </w:pPr>
      <w:r w:rsidRPr="00B6576E">
        <w:rPr>
          <w:rFonts w:ascii="Century Gothic" w:eastAsia="Times New Roman" w:hAnsi="Century Gothic"/>
          <w:b/>
          <w:bCs/>
          <w:sz w:val="20"/>
          <w:szCs w:val="20"/>
          <w:lang w:val="es-ES" w:eastAsia="es-ES"/>
        </w:rPr>
        <w:t>Ejemplo de Interpretación:</w:t>
      </w:r>
    </w:p>
    <w:p w14:paraId="08DDB2AF" w14:textId="42D4DFB1" w:rsidR="00B6576E" w:rsidRPr="00B6576E" w:rsidRDefault="006117EF" w:rsidP="00B6576E">
      <w:pPr>
        <w:spacing w:after="0" w:line="240" w:lineRule="auto"/>
        <w:jc w:val="both"/>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En la vista</w:t>
      </w:r>
      <w:r w:rsidR="00B6576E" w:rsidRPr="00B6576E">
        <w:rPr>
          <w:rFonts w:ascii="Century Gothic" w:eastAsia="Times New Roman" w:hAnsi="Century Gothic"/>
          <w:sz w:val="20"/>
          <w:szCs w:val="20"/>
          <w:lang w:val="es-ES" w:eastAsia="es-ES"/>
        </w:rPr>
        <w:t xml:space="preserve"> p</w:t>
      </w:r>
      <w:r w:rsidR="00A83B80">
        <w:rPr>
          <w:rFonts w:ascii="Century Gothic" w:eastAsia="Times New Roman" w:hAnsi="Century Gothic"/>
          <w:sz w:val="20"/>
          <w:szCs w:val="20"/>
          <w:lang w:val="es-ES" w:eastAsia="es-ES"/>
        </w:rPr>
        <w:t>a</w:t>
      </w:r>
      <w:r w:rsidR="00B6576E" w:rsidRPr="00B6576E">
        <w:rPr>
          <w:rFonts w:ascii="Century Gothic" w:eastAsia="Times New Roman" w:hAnsi="Century Gothic"/>
          <w:sz w:val="20"/>
          <w:szCs w:val="20"/>
          <w:lang w:val="es-ES" w:eastAsia="es-ES"/>
        </w:rPr>
        <w:t>r</w:t>
      </w:r>
      <w:r w:rsidR="00A83B80">
        <w:rPr>
          <w:rFonts w:ascii="Century Gothic" w:eastAsia="Times New Roman" w:hAnsi="Century Gothic"/>
          <w:sz w:val="20"/>
          <w:szCs w:val="20"/>
          <w:lang w:val="es-ES" w:eastAsia="es-ES"/>
        </w:rPr>
        <w:t>a el D</w:t>
      </w:r>
      <w:r w:rsidR="00B6576E" w:rsidRPr="00B6576E">
        <w:rPr>
          <w:rFonts w:ascii="Century Gothic" w:eastAsia="Times New Roman" w:hAnsi="Century Gothic"/>
          <w:sz w:val="20"/>
          <w:szCs w:val="20"/>
          <w:lang w:val="es-ES" w:eastAsia="es-ES"/>
        </w:rPr>
        <w:t xml:space="preserve">epartamento de Antioquia </w:t>
      </w:r>
      <w:r>
        <w:rPr>
          <w:rFonts w:ascii="Century Gothic" w:eastAsia="Times New Roman" w:hAnsi="Century Gothic"/>
          <w:sz w:val="20"/>
          <w:szCs w:val="20"/>
          <w:lang w:val="es-ES" w:eastAsia="es-ES"/>
        </w:rPr>
        <w:t xml:space="preserve">en el año </w:t>
      </w:r>
      <w:r w:rsidRPr="00A83B80">
        <w:rPr>
          <w:rFonts w:ascii="Century Gothic" w:eastAsia="Times New Roman" w:hAnsi="Century Gothic"/>
          <w:b/>
          <w:bCs/>
          <w:sz w:val="20"/>
          <w:szCs w:val="20"/>
          <w:lang w:val="es-ES" w:eastAsia="es-ES"/>
        </w:rPr>
        <w:t>2023</w:t>
      </w:r>
      <w:r w:rsidR="00B6576E" w:rsidRPr="00B6576E">
        <w:rPr>
          <w:rFonts w:ascii="Century Gothic" w:eastAsia="Times New Roman" w:hAnsi="Century Gothic"/>
          <w:sz w:val="20"/>
          <w:szCs w:val="20"/>
          <w:lang w:val="es-ES" w:eastAsia="es-ES"/>
        </w:rPr>
        <w:t>,</w:t>
      </w:r>
      <w:r>
        <w:rPr>
          <w:rFonts w:ascii="Century Gothic" w:eastAsia="Times New Roman" w:hAnsi="Century Gothic"/>
          <w:sz w:val="20"/>
          <w:szCs w:val="20"/>
          <w:lang w:val="es-ES" w:eastAsia="es-ES"/>
        </w:rPr>
        <w:t xml:space="preserve"> seleccionado el nivel territorial </w:t>
      </w:r>
      <w:r w:rsidRPr="006117EF">
        <w:rPr>
          <w:rFonts w:ascii="Century Gothic" w:eastAsia="Times New Roman" w:hAnsi="Century Gothic"/>
          <w:b/>
          <w:bCs/>
          <w:sz w:val="20"/>
          <w:szCs w:val="20"/>
          <w:lang w:val="es-ES" w:eastAsia="es-ES"/>
        </w:rPr>
        <w:t>Municipal</w:t>
      </w:r>
      <w:r>
        <w:rPr>
          <w:rFonts w:ascii="Century Gothic" w:eastAsia="Times New Roman" w:hAnsi="Century Gothic"/>
          <w:sz w:val="20"/>
          <w:szCs w:val="20"/>
          <w:lang w:val="es-ES" w:eastAsia="es-ES"/>
        </w:rPr>
        <w:t xml:space="preserve">, con el nivel del indicador </w:t>
      </w:r>
      <w:r w:rsidRPr="006117EF">
        <w:rPr>
          <w:rFonts w:ascii="Century Gothic" w:eastAsia="Times New Roman" w:hAnsi="Century Gothic"/>
          <w:b/>
          <w:bCs/>
          <w:sz w:val="20"/>
          <w:szCs w:val="20"/>
          <w:lang w:val="es-ES" w:eastAsia="es-ES"/>
        </w:rPr>
        <w:t>Básico</w:t>
      </w:r>
      <w:r w:rsidR="00A83B80">
        <w:rPr>
          <w:rFonts w:ascii="Century Gothic" w:eastAsia="Times New Roman" w:hAnsi="Century Gothic"/>
          <w:b/>
          <w:bCs/>
          <w:sz w:val="20"/>
          <w:szCs w:val="20"/>
          <w:lang w:val="es-ES" w:eastAsia="es-ES"/>
        </w:rPr>
        <w:t>,</w:t>
      </w:r>
      <w:r w:rsidR="00B6576E" w:rsidRPr="00B6576E">
        <w:rPr>
          <w:rFonts w:ascii="Century Gothic" w:eastAsia="Times New Roman" w:hAnsi="Century Gothic"/>
          <w:sz w:val="20"/>
          <w:szCs w:val="20"/>
          <w:lang w:val="es-ES" w:eastAsia="es-ES"/>
        </w:rPr>
        <w:t xml:space="preserve"> la tabla muestra el número de transacciones</w:t>
      </w:r>
      <w:r w:rsidR="00A83B80">
        <w:rPr>
          <w:rFonts w:ascii="Century Gothic" w:eastAsia="Times New Roman" w:hAnsi="Century Gothic"/>
          <w:sz w:val="20"/>
          <w:szCs w:val="20"/>
          <w:lang w:val="es-ES" w:eastAsia="es-ES"/>
        </w:rPr>
        <w:t xml:space="preserve"> con dinámica, el número de inmuebles</w:t>
      </w:r>
      <w:r w:rsidR="00B6576E" w:rsidRPr="00B6576E">
        <w:rPr>
          <w:rFonts w:ascii="Century Gothic" w:eastAsia="Times New Roman" w:hAnsi="Century Gothic"/>
          <w:sz w:val="20"/>
          <w:szCs w:val="20"/>
          <w:lang w:val="es-ES" w:eastAsia="es-ES"/>
        </w:rPr>
        <w:t xml:space="preserve">, </w:t>
      </w:r>
      <w:r w:rsidR="00A83B80">
        <w:rPr>
          <w:rFonts w:ascii="Century Gothic" w:eastAsia="Times New Roman" w:hAnsi="Century Gothic"/>
          <w:sz w:val="20"/>
          <w:szCs w:val="20"/>
          <w:lang w:val="es-ES" w:eastAsia="es-ES"/>
        </w:rPr>
        <w:t>avalúos y ofertas, resumiendo en la tabla el indicador para cada municipio, ordenado por la divipola (de menor a mayor), así como su clasificación (alta, media o baja).</w:t>
      </w:r>
    </w:p>
    <w:p w14:paraId="256C6F4F" w14:textId="77777777" w:rsidR="0059605B" w:rsidRDefault="0059605B" w:rsidP="00507186">
      <w:pPr>
        <w:jc w:val="both"/>
        <w:rPr>
          <w:rFonts w:ascii="Century Gothic" w:eastAsia="Times New Roman" w:hAnsi="Century Gothic"/>
          <w:sz w:val="20"/>
          <w:szCs w:val="20"/>
          <w:lang w:val="es-ES" w:eastAsia="es-ES"/>
        </w:rPr>
      </w:pPr>
    </w:p>
    <w:p w14:paraId="55125781" w14:textId="777EE460" w:rsidR="006117EF" w:rsidRDefault="006117EF" w:rsidP="006117EF">
      <w:pPr>
        <w:pStyle w:val="Descripcin"/>
        <w:keepNext/>
        <w:spacing w:after="0"/>
        <w:jc w:val="center"/>
        <w:rPr>
          <w:rFonts w:ascii="Century Gothic" w:hAnsi="Century Gothic"/>
          <w:i w:val="0"/>
          <w:iCs w:val="0"/>
          <w:color w:val="auto"/>
          <w:sz w:val="16"/>
          <w:szCs w:val="16"/>
        </w:rPr>
      </w:pPr>
      <w:r w:rsidRPr="00E7408F">
        <w:rPr>
          <w:rFonts w:ascii="Century Gothic" w:hAnsi="Century Gothic"/>
          <w:i w:val="0"/>
          <w:iCs w:val="0"/>
          <w:color w:val="auto"/>
          <w:sz w:val="16"/>
          <w:szCs w:val="16"/>
        </w:rPr>
        <w:t xml:space="preserve">Ilustración </w:t>
      </w:r>
      <w:r>
        <w:rPr>
          <w:rFonts w:ascii="Century Gothic" w:hAnsi="Century Gothic"/>
          <w:i w:val="0"/>
          <w:iCs w:val="0"/>
          <w:color w:val="auto"/>
          <w:sz w:val="16"/>
          <w:szCs w:val="16"/>
        </w:rPr>
        <w:t>6</w:t>
      </w:r>
      <w:r w:rsidRPr="00E7408F">
        <w:rPr>
          <w:rFonts w:ascii="Century Gothic" w:hAnsi="Century Gothic"/>
          <w:i w:val="0"/>
          <w:iCs w:val="0"/>
          <w:color w:val="auto"/>
          <w:sz w:val="16"/>
          <w:szCs w:val="16"/>
        </w:rPr>
        <w:t xml:space="preserve">. </w:t>
      </w:r>
      <w:r>
        <w:rPr>
          <w:rFonts w:ascii="Century Gothic" w:hAnsi="Century Gothic"/>
          <w:i w:val="0"/>
          <w:iCs w:val="0"/>
          <w:color w:val="auto"/>
          <w:sz w:val="16"/>
          <w:szCs w:val="16"/>
        </w:rPr>
        <w:t>Visor Consulta Detallada</w:t>
      </w:r>
    </w:p>
    <w:p w14:paraId="43C526B2" w14:textId="77777777" w:rsidR="006117EF" w:rsidRDefault="006117EF" w:rsidP="00507186">
      <w:pPr>
        <w:jc w:val="both"/>
        <w:rPr>
          <w:rFonts w:ascii="Century Gothic" w:eastAsia="Times New Roman" w:hAnsi="Century Gothic"/>
          <w:sz w:val="20"/>
          <w:szCs w:val="20"/>
          <w:lang w:val="es-ES" w:eastAsia="es-ES"/>
        </w:rPr>
      </w:pPr>
    </w:p>
    <w:p w14:paraId="13A0FEB2" w14:textId="20A19EA0" w:rsidR="006117EF" w:rsidRDefault="006117EF" w:rsidP="00507186">
      <w:pPr>
        <w:jc w:val="both"/>
        <w:rPr>
          <w:rFonts w:ascii="Century Gothic" w:eastAsia="Times New Roman" w:hAnsi="Century Gothic"/>
          <w:sz w:val="20"/>
          <w:szCs w:val="20"/>
          <w:lang w:val="es-ES" w:eastAsia="es-ES"/>
        </w:rPr>
      </w:pPr>
      <w:r>
        <w:rPr>
          <w:noProof/>
        </w:rPr>
        <w:drawing>
          <wp:inline distT="0" distB="0" distL="0" distR="0" wp14:anchorId="734F1D44" wp14:editId="7B55AC4D">
            <wp:extent cx="6332220" cy="4571365"/>
            <wp:effectExtent l="0" t="0" r="0" b="635"/>
            <wp:docPr id="209746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6165" name=""/>
                    <pic:cNvPicPr/>
                  </pic:nvPicPr>
                  <pic:blipFill>
                    <a:blip r:embed="rId43"/>
                    <a:stretch>
                      <a:fillRect/>
                    </a:stretch>
                  </pic:blipFill>
                  <pic:spPr>
                    <a:xfrm>
                      <a:off x="0" y="0"/>
                      <a:ext cx="6332220" cy="4571365"/>
                    </a:xfrm>
                    <a:prstGeom prst="rect">
                      <a:avLst/>
                    </a:prstGeom>
                  </pic:spPr>
                </pic:pic>
              </a:graphicData>
            </a:graphic>
          </wp:inline>
        </w:drawing>
      </w:r>
    </w:p>
    <w:p w14:paraId="5B221B67" w14:textId="77777777" w:rsidR="0059605B" w:rsidRDefault="0059605B" w:rsidP="00507186">
      <w:pPr>
        <w:jc w:val="both"/>
        <w:rPr>
          <w:rFonts w:ascii="Century Gothic" w:eastAsia="Times New Roman" w:hAnsi="Century Gothic"/>
          <w:sz w:val="20"/>
          <w:szCs w:val="20"/>
          <w:lang w:val="es-ES" w:eastAsia="es-ES"/>
        </w:rPr>
      </w:pPr>
    </w:p>
    <w:p w14:paraId="0A2573EB" w14:textId="77777777" w:rsidR="0059605B" w:rsidRDefault="0059605B" w:rsidP="00507186">
      <w:pPr>
        <w:jc w:val="both"/>
        <w:rPr>
          <w:rFonts w:ascii="Century Gothic" w:eastAsia="Times New Roman" w:hAnsi="Century Gothic"/>
          <w:sz w:val="20"/>
          <w:szCs w:val="20"/>
          <w:lang w:val="es-ES" w:eastAsia="es-ES"/>
        </w:rPr>
      </w:pPr>
    </w:p>
    <w:p w14:paraId="18B1421B" w14:textId="77777777" w:rsidR="005B0918" w:rsidRDefault="005B0918" w:rsidP="00507186">
      <w:pPr>
        <w:jc w:val="both"/>
        <w:rPr>
          <w:rFonts w:ascii="Century Gothic" w:eastAsia="Times New Roman" w:hAnsi="Century Gothic"/>
          <w:sz w:val="20"/>
          <w:szCs w:val="20"/>
          <w:lang w:val="es-ES" w:eastAsia="es-ES"/>
        </w:rPr>
      </w:pPr>
    </w:p>
    <w:p w14:paraId="00639D3E" w14:textId="77777777" w:rsidR="0059605B" w:rsidRDefault="0059605B" w:rsidP="00507186">
      <w:pPr>
        <w:jc w:val="both"/>
        <w:rPr>
          <w:rFonts w:ascii="Century Gothic" w:eastAsia="Times New Roman" w:hAnsi="Century Gothic"/>
          <w:sz w:val="20"/>
          <w:szCs w:val="20"/>
          <w:lang w:val="es-ES" w:eastAsia="es-ES"/>
        </w:rPr>
      </w:pPr>
    </w:p>
    <w:p w14:paraId="33F6E47E" w14:textId="2A2E00EA" w:rsidR="0059605B" w:rsidRDefault="004E29A3" w:rsidP="004E29A3">
      <w:pPr>
        <w:pStyle w:val="Ttulo2"/>
        <w:numPr>
          <w:ilvl w:val="0"/>
          <w:numId w:val="2"/>
        </w:numPr>
        <w:rPr>
          <w:rFonts w:ascii="Century Gothic" w:eastAsia="Times New Roman" w:hAnsi="Century Gothic"/>
          <w:b/>
          <w:bCs/>
          <w:sz w:val="20"/>
          <w:szCs w:val="20"/>
          <w:lang w:val="es-ES" w:eastAsia="es-ES"/>
        </w:rPr>
      </w:pPr>
      <w:r w:rsidRPr="004E29A3">
        <w:rPr>
          <w:rFonts w:ascii="Century Gothic" w:eastAsia="Times New Roman" w:hAnsi="Century Gothic"/>
          <w:b/>
          <w:bCs/>
          <w:sz w:val="20"/>
          <w:szCs w:val="20"/>
          <w:lang w:val="es-ES" w:eastAsia="es-ES"/>
        </w:rPr>
        <w:lastRenderedPageBreak/>
        <w:t>GLOSARIO</w:t>
      </w:r>
    </w:p>
    <w:p w14:paraId="1DB154DD" w14:textId="77777777" w:rsidR="004E29A3" w:rsidRPr="004E29A3" w:rsidRDefault="004E29A3" w:rsidP="004E29A3">
      <w:pPr>
        <w:rPr>
          <w:lang w:val="es-ES" w:eastAsia="es-ES"/>
        </w:rPr>
      </w:pPr>
    </w:p>
    <w:p w14:paraId="12A081D9" w14:textId="3424EB4D" w:rsidR="004E29A3" w:rsidRP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Avalúo catastral</w:t>
      </w:r>
      <w:r w:rsidRPr="004E29A3">
        <w:rPr>
          <w:rFonts w:ascii="Century Gothic" w:eastAsia="Times New Roman" w:hAnsi="Century Gothic"/>
          <w:sz w:val="20"/>
          <w:szCs w:val="20"/>
          <w:lang w:eastAsia="es-ES"/>
        </w:rPr>
        <w:t>: Valor asignado a un predio a partir de un proceso técnico que asegura que el valor no sea inferior al 60% ni superior al valor comercial del inmueble. Este avalúo considera aspectos físicos y económicos de los predios</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28B8092B" w14:textId="77777777"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Compraventa</w:t>
      </w:r>
      <w:r w:rsidRPr="004E29A3">
        <w:rPr>
          <w:rFonts w:ascii="Century Gothic" w:eastAsia="Times New Roman" w:hAnsi="Century Gothic"/>
          <w:sz w:val="20"/>
          <w:szCs w:val="20"/>
          <w:lang w:eastAsia="es-ES"/>
        </w:rPr>
        <w:t>: Contrato en el que una parte se compromete a transferir un bien inmueble y la otra a pagar su precio en dinero. En el contexto inmobiliario, esto regula las transacciones registradas en el Observatorio</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0F1B379D" w14:textId="62F694D1"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Dinámica del mercado inmobiliario (DMI)</w:t>
      </w:r>
      <w:r w:rsidRPr="004E29A3">
        <w:rPr>
          <w:rFonts w:ascii="Century Gothic" w:eastAsia="Times New Roman" w:hAnsi="Century Gothic"/>
          <w:sz w:val="20"/>
          <w:szCs w:val="20"/>
          <w:lang w:eastAsia="es-ES"/>
        </w:rPr>
        <w:t>: Análisis de los cambios y fluctuaciones en el mercado inmobiliario debido a factores económicos, sociales y jurídicos. Estudia el comportamiento de los actores del mercado y las influencias en las transacciones de compra y venta</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58BDBAB3" w14:textId="5ECA7453"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Indicadores</w:t>
      </w:r>
      <w:r w:rsidRPr="004E29A3">
        <w:rPr>
          <w:rFonts w:ascii="Century Gothic" w:eastAsia="Times New Roman" w:hAnsi="Century Gothic"/>
          <w:sz w:val="20"/>
          <w:szCs w:val="20"/>
          <w:lang w:eastAsia="es-ES"/>
        </w:rPr>
        <w:t>: Herramientas cuantitativas o cualitativas que permiten medir y evaluar cambios en el mercado inmobiliario a lo largo del tiempo. Los indicadores son clave para el análisis de la intensidad de la dinámica inmobiliaria</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136C34CB" w14:textId="11B03D82"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Oferta inmobiliaria</w:t>
      </w:r>
      <w:r w:rsidRPr="004E29A3">
        <w:rPr>
          <w:rFonts w:ascii="Century Gothic" w:eastAsia="Times New Roman" w:hAnsi="Century Gothic"/>
          <w:sz w:val="20"/>
          <w:szCs w:val="20"/>
          <w:lang w:eastAsia="es-ES"/>
        </w:rPr>
        <w:t>: Conjunto de bienes inmuebles disponibles en el mercado para venta o alquiler en un momento específico, facilitando el análisis de la disponibilidad de propiedades en el Observatorio</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021ECDDD" w14:textId="5C9492C0"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Predio</w:t>
      </w:r>
      <w:r w:rsidRPr="004E29A3">
        <w:rPr>
          <w:rFonts w:ascii="Century Gothic" w:eastAsia="Times New Roman" w:hAnsi="Century Gothic"/>
          <w:sz w:val="20"/>
          <w:szCs w:val="20"/>
          <w:lang w:eastAsia="es-ES"/>
        </w:rPr>
        <w:t>: Unidad de análisis inmobiliario que se refiere a un bien inmueble con o sin construcciones, inscrito catastralmente y asociado a un propietario o poseedor</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31454783" w14:textId="2DE2B83C"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Transacción</w:t>
      </w:r>
      <w:r w:rsidRPr="004E29A3">
        <w:rPr>
          <w:rFonts w:ascii="Century Gothic" w:eastAsia="Times New Roman" w:hAnsi="Century Gothic"/>
          <w:sz w:val="20"/>
          <w:szCs w:val="20"/>
          <w:lang w:eastAsia="es-ES"/>
        </w:rPr>
        <w:t>: Acto de compra o venta de un bien inmueble que refleja un flujo económico en el mercado inmobiliario, considerado en los estudios del Observatorio para monitorear la dinámica del mercado</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w:t>
      </w:r>
    </w:p>
    <w:p w14:paraId="36A4A458" w14:textId="48786CC4" w:rsidR="004E29A3" w:rsidRDefault="004E29A3" w:rsidP="004E29A3">
      <w:pPr>
        <w:jc w:val="both"/>
        <w:rPr>
          <w:rFonts w:ascii="Century Gothic" w:eastAsia="Times New Roman" w:hAnsi="Century Gothic"/>
          <w:sz w:val="20"/>
          <w:szCs w:val="20"/>
          <w:lang w:eastAsia="es-ES"/>
        </w:rPr>
      </w:pPr>
      <w:r w:rsidRPr="004E29A3">
        <w:rPr>
          <w:rFonts w:ascii="Century Gothic" w:eastAsia="Times New Roman" w:hAnsi="Century Gothic"/>
          <w:b/>
          <w:bCs/>
          <w:sz w:val="20"/>
          <w:szCs w:val="20"/>
          <w:lang w:eastAsia="es-ES"/>
        </w:rPr>
        <w:t>Zona Catastral</w:t>
      </w:r>
      <w:r w:rsidRPr="004E29A3">
        <w:rPr>
          <w:rFonts w:ascii="Century Gothic" w:eastAsia="Times New Roman" w:hAnsi="Century Gothic"/>
          <w:sz w:val="20"/>
          <w:szCs w:val="20"/>
          <w:lang w:eastAsia="es-ES"/>
        </w:rPr>
        <w:t>: Clasificación geográfica en zonas rurales</w:t>
      </w:r>
      <w:r w:rsidRPr="004E29A3">
        <w:rPr>
          <w:rFonts w:ascii="Arial" w:eastAsia="Times New Roman" w:hAnsi="Arial" w:cs="Arial"/>
          <w:sz w:val="20"/>
          <w:szCs w:val="20"/>
          <w:lang w:eastAsia="es-ES"/>
        </w:rPr>
        <w:t>​</w:t>
      </w:r>
      <w:r w:rsidRPr="004E29A3">
        <w:rPr>
          <w:rFonts w:ascii="Century Gothic" w:eastAsia="Times New Roman" w:hAnsi="Century Gothic"/>
          <w:sz w:val="20"/>
          <w:szCs w:val="20"/>
          <w:lang w:eastAsia="es-ES"/>
        </w:rPr>
        <w:t>, utilizada en el tablero para analizar din</w:t>
      </w:r>
      <w:r w:rsidRPr="004E29A3">
        <w:rPr>
          <w:rFonts w:ascii="Century Gothic" w:eastAsia="Times New Roman" w:hAnsi="Century Gothic" w:cs="Century Gothic"/>
          <w:sz w:val="20"/>
          <w:szCs w:val="20"/>
          <w:lang w:eastAsia="es-ES"/>
        </w:rPr>
        <w:t>á</w:t>
      </w:r>
      <w:r w:rsidRPr="004E29A3">
        <w:rPr>
          <w:rFonts w:ascii="Century Gothic" w:eastAsia="Times New Roman" w:hAnsi="Century Gothic"/>
          <w:sz w:val="20"/>
          <w:szCs w:val="20"/>
          <w:lang w:eastAsia="es-ES"/>
        </w:rPr>
        <w:t>micas inmobiliarias en cada tipo de zona.</w:t>
      </w:r>
    </w:p>
    <w:p w14:paraId="6B780313" w14:textId="77777777" w:rsidR="004E29A3" w:rsidRDefault="004E29A3" w:rsidP="004E29A3">
      <w:pPr>
        <w:jc w:val="both"/>
        <w:rPr>
          <w:rFonts w:ascii="Century Gothic" w:eastAsia="Times New Roman" w:hAnsi="Century Gothic"/>
          <w:sz w:val="20"/>
          <w:szCs w:val="20"/>
          <w:lang w:eastAsia="es-ES"/>
        </w:rPr>
      </w:pPr>
    </w:p>
    <w:p w14:paraId="3B9EB42C" w14:textId="6F366D5D" w:rsidR="004E29A3" w:rsidRDefault="004E29A3" w:rsidP="004E29A3">
      <w:pPr>
        <w:pStyle w:val="Ttulo2"/>
        <w:numPr>
          <w:ilvl w:val="0"/>
          <w:numId w:val="2"/>
        </w:numPr>
        <w:rPr>
          <w:rFonts w:ascii="Century Gothic" w:eastAsia="Times New Roman" w:hAnsi="Century Gothic"/>
          <w:b/>
          <w:bCs/>
          <w:sz w:val="20"/>
          <w:szCs w:val="20"/>
          <w:lang w:val="es-ES" w:eastAsia="es-ES"/>
        </w:rPr>
      </w:pPr>
      <w:r w:rsidRPr="004E29A3">
        <w:rPr>
          <w:rFonts w:ascii="Century Gothic" w:eastAsia="Times New Roman" w:hAnsi="Century Gothic"/>
          <w:b/>
          <w:bCs/>
          <w:sz w:val="20"/>
          <w:szCs w:val="20"/>
          <w:lang w:val="es-ES" w:eastAsia="es-ES"/>
        </w:rPr>
        <w:t>ABREVIATURAS</w:t>
      </w:r>
    </w:p>
    <w:p w14:paraId="41ED1A3C" w14:textId="77777777" w:rsidR="004E29A3" w:rsidRPr="004E29A3" w:rsidRDefault="004E29A3" w:rsidP="004E29A3">
      <w:pPr>
        <w:rPr>
          <w:lang w:val="es-ES" w:eastAsia="es-ES"/>
        </w:rPr>
      </w:pPr>
    </w:p>
    <w:p w14:paraId="5272E2B6" w14:textId="77777777" w:rsidR="004E29A3" w:rsidRPr="009426D5" w:rsidRDefault="004E29A3" w:rsidP="004E29A3">
      <w:pPr>
        <w:numPr>
          <w:ilvl w:val="0"/>
          <w:numId w:val="47"/>
        </w:numPr>
      </w:pPr>
      <w:r w:rsidRPr="009426D5">
        <w:rPr>
          <w:b/>
          <w:bCs/>
        </w:rPr>
        <w:t>SNR</w:t>
      </w:r>
      <w:r w:rsidRPr="009426D5">
        <w:t>: Superintendencia de Notariado y Registro.</w:t>
      </w:r>
    </w:p>
    <w:p w14:paraId="1C703B15" w14:textId="77777777" w:rsidR="004E29A3" w:rsidRDefault="004E29A3" w:rsidP="004E29A3">
      <w:pPr>
        <w:numPr>
          <w:ilvl w:val="0"/>
          <w:numId w:val="47"/>
        </w:numPr>
      </w:pPr>
      <w:r w:rsidRPr="009426D5">
        <w:rPr>
          <w:b/>
          <w:bCs/>
        </w:rPr>
        <w:t>IGAC</w:t>
      </w:r>
      <w:r w:rsidRPr="009426D5">
        <w:t>: Instituto Geográfico Agustín Codazzi.</w:t>
      </w:r>
    </w:p>
    <w:p w14:paraId="61B24D54" w14:textId="2050E237" w:rsidR="004E29A3" w:rsidRPr="009426D5" w:rsidRDefault="004E29A3" w:rsidP="004E29A3">
      <w:pPr>
        <w:numPr>
          <w:ilvl w:val="0"/>
          <w:numId w:val="47"/>
        </w:numPr>
      </w:pPr>
      <w:r w:rsidRPr="004E29A3">
        <w:rPr>
          <w:b/>
          <w:bCs/>
        </w:rPr>
        <w:t>OIC</w:t>
      </w:r>
      <w:r>
        <w:t xml:space="preserve">: </w:t>
      </w:r>
      <w:r w:rsidRPr="004E29A3">
        <w:t>Observatorio Inmobiliario</w:t>
      </w:r>
      <w:r>
        <w:t xml:space="preserve"> Catastral</w:t>
      </w:r>
    </w:p>
    <w:p w14:paraId="18975BBD" w14:textId="77777777" w:rsidR="004E29A3" w:rsidRPr="009426D5" w:rsidRDefault="004E29A3" w:rsidP="004E29A3">
      <w:pPr>
        <w:numPr>
          <w:ilvl w:val="0"/>
          <w:numId w:val="47"/>
        </w:numPr>
      </w:pPr>
      <w:r w:rsidRPr="009426D5">
        <w:rPr>
          <w:b/>
          <w:bCs/>
        </w:rPr>
        <w:t>ORIP</w:t>
      </w:r>
      <w:r w:rsidRPr="009426D5">
        <w:t>: Oficina de Registro de Instrumentos Públicos.</w:t>
      </w:r>
    </w:p>
    <w:p w14:paraId="7EA5D9BA" w14:textId="77777777" w:rsidR="004E29A3" w:rsidRPr="004E29A3" w:rsidRDefault="004E29A3" w:rsidP="004E29A3">
      <w:pPr>
        <w:jc w:val="both"/>
        <w:rPr>
          <w:rFonts w:ascii="Century Gothic" w:eastAsia="Times New Roman" w:hAnsi="Century Gothic"/>
          <w:sz w:val="20"/>
          <w:szCs w:val="20"/>
          <w:lang w:eastAsia="es-ES"/>
        </w:rPr>
      </w:pPr>
    </w:p>
    <w:p w14:paraId="27423420" w14:textId="77777777" w:rsidR="004E29A3" w:rsidRDefault="004E29A3" w:rsidP="00507186">
      <w:pPr>
        <w:jc w:val="both"/>
        <w:rPr>
          <w:rFonts w:ascii="Century Gothic" w:eastAsia="Times New Roman" w:hAnsi="Century Gothic"/>
          <w:sz w:val="20"/>
          <w:szCs w:val="20"/>
          <w:lang w:val="es-ES" w:eastAsia="es-ES"/>
        </w:rPr>
      </w:pPr>
    </w:p>
    <w:p w14:paraId="566F7FB6" w14:textId="77777777" w:rsidR="0059605B" w:rsidRDefault="0059605B" w:rsidP="00507186">
      <w:pPr>
        <w:jc w:val="both"/>
        <w:rPr>
          <w:rFonts w:ascii="Century Gothic" w:eastAsia="Times New Roman" w:hAnsi="Century Gothic"/>
          <w:sz w:val="20"/>
          <w:szCs w:val="20"/>
          <w:lang w:val="es-ES" w:eastAsia="es-ES"/>
        </w:rPr>
      </w:pPr>
    </w:p>
    <w:p w14:paraId="5ED8B9B0" w14:textId="77777777" w:rsidR="0059605B" w:rsidRDefault="0059605B" w:rsidP="00507186">
      <w:pPr>
        <w:jc w:val="both"/>
        <w:rPr>
          <w:rFonts w:ascii="Century Gothic" w:eastAsia="Times New Roman" w:hAnsi="Century Gothic"/>
          <w:sz w:val="20"/>
          <w:szCs w:val="20"/>
          <w:lang w:val="es-ES" w:eastAsia="es-ES"/>
        </w:rPr>
      </w:pPr>
    </w:p>
    <w:p w14:paraId="4C4DC691" w14:textId="77777777" w:rsidR="0059605B" w:rsidRDefault="0059605B" w:rsidP="00507186">
      <w:pPr>
        <w:jc w:val="both"/>
        <w:rPr>
          <w:rFonts w:ascii="Century Gothic" w:eastAsia="Times New Roman" w:hAnsi="Century Gothic"/>
          <w:sz w:val="20"/>
          <w:szCs w:val="20"/>
          <w:lang w:val="es-ES" w:eastAsia="es-ES"/>
        </w:rPr>
      </w:pPr>
    </w:p>
    <w:p w14:paraId="262EDBE7" w14:textId="77777777" w:rsidR="0059605B" w:rsidRDefault="0059605B" w:rsidP="00507186">
      <w:pPr>
        <w:jc w:val="both"/>
        <w:rPr>
          <w:rFonts w:ascii="Century Gothic" w:eastAsia="Times New Roman" w:hAnsi="Century Gothic"/>
          <w:sz w:val="20"/>
          <w:szCs w:val="20"/>
          <w:lang w:val="es-ES" w:eastAsia="es-ES"/>
        </w:rPr>
      </w:pPr>
    </w:p>
    <w:p w14:paraId="7DC1DB33" w14:textId="77777777" w:rsidR="0059605B" w:rsidRDefault="0059605B" w:rsidP="00507186">
      <w:pPr>
        <w:jc w:val="both"/>
        <w:rPr>
          <w:rFonts w:ascii="Century Gothic" w:eastAsia="Times New Roman" w:hAnsi="Century Gothic"/>
          <w:sz w:val="20"/>
          <w:szCs w:val="20"/>
          <w:lang w:val="es-ES" w:eastAsia="es-ES"/>
        </w:rPr>
      </w:pPr>
    </w:p>
    <w:p w14:paraId="400FFF45" w14:textId="77777777" w:rsidR="0059605B" w:rsidRDefault="0059605B" w:rsidP="00507186">
      <w:pPr>
        <w:jc w:val="both"/>
        <w:rPr>
          <w:rFonts w:ascii="Century Gothic" w:eastAsia="Times New Roman" w:hAnsi="Century Gothic"/>
          <w:sz w:val="20"/>
          <w:szCs w:val="20"/>
          <w:lang w:val="es-ES" w:eastAsia="es-ES"/>
        </w:rPr>
      </w:pPr>
    </w:p>
    <w:p w14:paraId="41EFCD0C" w14:textId="77777777" w:rsidR="0059605B" w:rsidRDefault="0059605B" w:rsidP="00507186">
      <w:pPr>
        <w:jc w:val="both"/>
        <w:rPr>
          <w:rFonts w:ascii="Century Gothic" w:eastAsia="Times New Roman" w:hAnsi="Century Gothic"/>
          <w:sz w:val="20"/>
          <w:szCs w:val="20"/>
          <w:lang w:val="es-ES" w:eastAsia="es-ES"/>
        </w:rPr>
      </w:pPr>
    </w:p>
    <w:p w14:paraId="5D612812" w14:textId="77777777" w:rsidR="0059605B" w:rsidRDefault="0059605B" w:rsidP="00507186">
      <w:pPr>
        <w:jc w:val="both"/>
        <w:rPr>
          <w:rFonts w:ascii="Century Gothic" w:eastAsia="Times New Roman" w:hAnsi="Century Gothic"/>
          <w:sz w:val="20"/>
          <w:szCs w:val="20"/>
          <w:lang w:val="es-ES" w:eastAsia="es-ES"/>
        </w:rPr>
      </w:pPr>
    </w:p>
    <w:p w14:paraId="2450A848" w14:textId="77777777" w:rsidR="0059605B" w:rsidRDefault="0059605B" w:rsidP="00507186">
      <w:pPr>
        <w:jc w:val="both"/>
        <w:rPr>
          <w:rFonts w:ascii="Century Gothic" w:eastAsia="Times New Roman" w:hAnsi="Century Gothic"/>
          <w:sz w:val="20"/>
          <w:szCs w:val="20"/>
          <w:lang w:val="es-ES" w:eastAsia="es-ES"/>
        </w:rPr>
      </w:pPr>
    </w:p>
    <w:p w14:paraId="57B11CD9" w14:textId="77777777" w:rsidR="0059605B" w:rsidRDefault="0059605B" w:rsidP="00507186">
      <w:pPr>
        <w:jc w:val="both"/>
        <w:rPr>
          <w:rFonts w:ascii="Century Gothic" w:eastAsia="Times New Roman" w:hAnsi="Century Gothic"/>
          <w:sz w:val="20"/>
          <w:szCs w:val="20"/>
          <w:lang w:val="es-ES" w:eastAsia="es-ES"/>
        </w:rPr>
      </w:pPr>
    </w:p>
    <w:p w14:paraId="38F71BA3" w14:textId="77777777" w:rsidR="0059605B" w:rsidRDefault="0059605B" w:rsidP="00507186">
      <w:pPr>
        <w:jc w:val="both"/>
        <w:rPr>
          <w:rFonts w:ascii="Century Gothic" w:eastAsia="Times New Roman" w:hAnsi="Century Gothic"/>
          <w:sz w:val="20"/>
          <w:szCs w:val="20"/>
          <w:lang w:val="es-ES" w:eastAsia="es-ES"/>
        </w:rPr>
      </w:pPr>
    </w:p>
    <w:p w14:paraId="0D57D157" w14:textId="47E8E211" w:rsidR="00C11BBF" w:rsidRPr="00E7408F" w:rsidRDefault="00C11BBF" w:rsidP="00C11BBF">
      <w:pPr>
        <w:pStyle w:val="Estilo1"/>
        <w:ind w:firstLine="708"/>
        <w:rPr>
          <w:sz w:val="20"/>
          <w:szCs w:val="20"/>
        </w:rPr>
      </w:pPr>
      <w:bookmarkStart w:id="9" w:name="_Toc156390773"/>
    </w:p>
    <w:p w14:paraId="582D5181" w14:textId="77777777" w:rsidR="00D05432" w:rsidRPr="00E7408F" w:rsidRDefault="00D05432" w:rsidP="000A3EDA">
      <w:pPr>
        <w:rPr>
          <w:rFonts w:ascii="Century Gothic" w:hAnsi="Century Gothic"/>
          <w:sz w:val="20"/>
          <w:szCs w:val="20"/>
          <w:lang w:val="es-ES" w:eastAsia="es-ES"/>
        </w:rPr>
      </w:pPr>
      <w:bookmarkStart w:id="10" w:name="_Hlk134007140"/>
      <w:bookmarkEnd w:id="9"/>
    </w:p>
    <w:p w14:paraId="6FF815F6" w14:textId="77777777" w:rsidR="0099345C" w:rsidRPr="00E7408F" w:rsidRDefault="0099345C" w:rsidP="00C15D2E">
      <w:pPr>
        <w:pStyle w:val="Ttulo1"/>
        <w:numPr>
          <w:ilvl w:val="0"/>
          <w:numId w:val="2"/>
        </w:numPr>
        <w:spacing w:before="0" w:line="240" w:lineRule="auto"/>
        <w:ind w:left="0" w:firstLine="0"/>
        <w:jc w:val="both"/>
        <w:rPr>
          <w:rFonts w:ascii="Century Gothic" w:eastAsia="Times New Roman" w:hAnsi="Century Gothic"/>
          <w:b/>
          <w:bCs/>
          <w:sz w:val="20"/>
          <w:szCs w:val="20"/>
          <w:lang w:val="es-ES" w:eastAsia="es-ES"/>
        </w:rPr>
      </w:pPr>
      <w:r w:rsidRPr="00E7408F">
        <w:rPr>
          <w:rFonts w:ascii="Century Gothic" w:eastAsia="Times New Roman" w:hAnsi="Century Gothic"/>
          <w:b/>
          <w:bCs/>
          <w:sz w:val="20"/>
          <w:szCs w:val="20"/>
          <w:lang w:val="es-ES" w:eastAsia="es-ES"/>
        </w:rPr>
        <w:t>CONTROL DE CAMBIOS</w:t>
      </w:r>
    </w:p>
    <w:p w14:paraId="0630368F" w14:textId="77777777" w:rsidR="007501A8" w:rsidRPr="00E7408F" w:rsidRDefault="007501A8" w:rsidP="00E57FC4">
      <w:pPr>
        <w:spacing w:after="0" w:line="240" w:lineRule="auto"/>
        <w:jc w:val="both"/>
        <w:rPr>
          <w:rFonts w:ascii="Century Gothic" w:hAnsi="Century Gothic"/>
          <w:sz w:val="20"/>
          <w:szCs w:val="20"/>
          <w:lang w:val="es-ES" w:eastAsia="es-ES"/>
        </w:rPr>
      </w:pPr>
    </w:p>
    <w:tbl>
      <w:tblPr>
        <w:tblStyle w:val="Tablaconcuadrcula"/>
        <w:tblW w:w="0" w:type="auto"/>
        <w:tblLook w:val="0000" w:firstRow="0" w:lastRow="0" w:firstColumn="0" w:lastColumn="0" w:noHBand="0" w:noVBand="0"/>
      </w:tblPr>
      <w:tblGrid>
        <w:gridCol w:w="1081"/>
        <w:gridCol w:w="5242"/>
        <w:gridCol w:w="1568"/>
      </w:tblGrid>
      <w:tr w:rsidR="00E57FC4" w:rsidRPr="00257FF3" w14:paraId="344A2C6A" w14:textId="77777777" w:rsidTr="003447AD">
        <w:trPr>
          <w:trHeight w:val="340"/>
          <w:tblHeader/>
        </w:trPr>
        <w:tc>
          <w:tcPr>
            <w:tcW w:w="0" w:type="auto"/>
            <w:shd w:val="clear" w:color="auto" w:fill="2F5496" w:themeFill="accent1" w:themeFillShade="BF"/>
            <w:vAlign w:val="center"/>
          </w:tcPr>
          <w:p w14:paraId="02A9C712" w14:textId="77777777" w:rsidR="007501A8" w:rsidRPr="00257FF3" w:rsidRDefault="007501A8" w:rsidP="002F4FF1">
            <w:pPr>
              <w:jc w:val="center"/>
              <w:rPr>
                <w:rFonts w:ascii="Century Gothic" w:hAnsi="Century Gothic" w:cs="Arial"/>
                <w:color w:val="FFFFFF" w:themeColor="background1"/>
                <w:sz w:val="16"/>
                <w:szCs w:val="16"/>
              </w:rPr>
            </w:pPr>
            <w:r w:rsidRPr="00257FF3">
              <w:rPr>
                <w:rFonts w:ascii="Century Gothic" w:hAnsi="Century Gothic" w:cs="Arial"/>
                <w:b/>
                <w:bCs/>
                <w:color w:val="FFFFFF" w:themeColor="background1"/>
                <w:sz w:val="16"/>
                <w:szCs w:val="16"/>
              </w:rPr>
              <w:t>FECHA</w:t>
            </w:r>
          </w:p>
        </w:tc>
        <w:tc>
          <w:tcPr>
            <w:tcW w:w="0" w:type="auto"/>
            <w:shd w:val="clear" w:color="auto" w:fill="2F5496" w:themeFill="accent1" w:themeFillShade="BF"/>
            <w:vAlign w:val="center"/>
          </w:tcPr>
          <w:p w14:paraId="4646BD14" w14:textId="77777777" w:rsidR="007501A8" w:rsidRPr="00257FF3" w:rsidRDefault="007501A8" w:rsidP="002F4FF1">
            <w:pPr>
              <w:jc w:val="center"/>
              <w:rPr>
                <w:rFonts w:ascii="Century Gothic" w:hAnsi="Century Gothic" w:cs="Arial"/>
                <w:color w:val="FFFFFF" w:themeColor="background1"/>
                <w:sz w:val="16"/>
                <w:szCs w:val="16"/>
              </w:rPr>
            </w:pPr>
            <w:r w:rsidRPr="00257FF3">
              <w:rPr>
                <w:rFonts w:ascii="Century Gothic" w:hAnsi="Century Gothic" w:cs="Arial"/>
                <w:b/>
                <w:bCs/>
                <w:color w:val="FFFFFF" w:themeColor="background1"/>
                <w:sz w:val="16"/>
                <w:szCs w:val="16"/>
              </w:rPr>
              <w:t>CAMBIO</w:t>
            </w:r>
          </w:p>
        </w:tc>
        <w:tc>
          <w:tcPr>
            <w:tcW w:w="1568" w:type="dxa"/>
            <w:shd w:val="clear" w:color="auto" w:fill="2F5496" w:themeFill="accent1" w:themeFillShade="BF"/>
            <w:vAlign w:val="center"/>
          </w:tcPr>
          <w:p w14:paraId="22D0834F" w14:textId="77777777" w:rsidR="007501A8" w:rsidRPr="00257FF3" w:rsidRDefault="007501A8" w:rsidP="002F4FF1">
            <w:pPr>
              <w:jc w:val="center"/>
              <w:rPr>
                <w:rFonts w:ascii="Century Gothic" w:hAnsi="Century Gothic" w:cs="Arial"/>
                <w:color w:val="FFFFFF" w:themeColor="background1"/>
                <w:sz w:val="16"/>
                <w:szCs w:val="16"/>
              </w:rPr>
            </w:pPr>
            <w:r w:rsidRPr="00257FF3">
              <w:rPr>
                <w:rFonts w:ascii="Century Gothic" w:hAnsi="Century Gothic" w:cs="Arial"/>
                <w:b/>
                <w:bCs/>
                <w:color w:val="FFFFFF" w:themeColor="background1"/>
                <w:sz w:val="16"/>
                <w:szCs w:val="16"/>
              </w:rPr>
              <w:t>VERSIÓN</w:t>
            </w:r>
          </w:p>
        </w:tc>
      </w:tr>
      <w:tr w:rsidR="00E57FC4" w:rsidRPr="00257FF3" w14:paraId="4AF11B90" w14:textId="77777777" w:rsidTr="003447AD">
        <w:trPr>
          <w:trHeight w:val="20"/>
        </w:trPr>
        <w:tc>
          <w:tcPr>
            <w:tcW w:w="0" w:type="auto"/>
            <w:vAlign w:val="center"/>
          </w:tcPr>
          <w:p w14:paraId="1C96B9A0" w14:textId="029B1447" w:rsidR="007501A8" w:rsidRPr="00257FF3" w:rsidRDefault="003447AD" w:rsidP="003447AD">
            <w:pPr>
              <w:jc w:val="center"/>
              <w:rPr>
                <w:rFonts w:ascii="Century Gothic" w:hAnsi="Century Gothic" w:cs="Arial"/>
                <w:b/>
                <w:sz w:val="16"/>
                <w:szCs w:val="16"/>
              </w:rPr>
            </w:pPr>
            <w:r w:rsidRPr="00257FF3">
              <w:rPr>
                <w:rFonts w:ascii="Century Gothic" w:hAnsi="Century Gothic" w:cs="Arial"/>
                <w:b/>
                <w:sz w:val="16"/>
                <w:szCs w:val="16"/>
              </w:rPr>
              <w:t>01</w:t>
            </w:r>
            <w:r w:rsidR="007501A8" w:rsidRPr="00257FF3">
              <w:rPr>
                <w:rFonts w:ascii="Century Gothic" w:hAnsi="Century Gothic" w:cs="Arial"/>
                <w:b/>
                <w:sz w:val="16"/>
                <w:szCs w:val="16"/>
              </w:rPr>
              <w:t>/</w:t>
            </w:r>
            <w:r w:rsidRPr="00257FF3">
              <w:rPr>
                <w:rFonts w:ascii="Century Gothic" w:hAnsi="Century Gothic" w:cs="Arial"/>
                <w:b/>
                <w:sz w:val="16"/>
                <w:szCs w:val="16"/>
              </w:rPr>
              <w:t>1</w:t>
            </w:r>
            <w:r w:rsidR="00AD5B5D">
              <w:rPr>
                <w:rFonts w:ascii="Century Gothic" w:hAnsi="Century Gothic" w:cs="Arial"/>
                <w:b/>
                <w:sz w:val="16"/>
                <w:szCs w:val="16"/>
              </w:rPr>
              <w:t>1</w:t>
            </w:r>
            <w:r w:rsidR="007501A8" w:rsidRPr="00257FF3">
              <w:rPr>
                <w:rFonts w:ascii="Century Gothic" w:hAnsi="Century Gothic" w:cs="Arial"/>
                <w:b/>
                <w:sz w:val="16"/>
                <w:szCs w:val="16"/>
              </w:rPr>
              <w:t>/</w:t>
            </w:r>
            <w:r w:rsidRPr="00257FF3">
              <w:rPr>
                <w:rFonts w:ascii="Century Gothic" w:hAnsi="Century Gothic" w:cs="Arial"/>
                <w:b/>
                <w:sz w:val="16"/>
                <w:szCs w:val="16"/>
              </w:rPr>
              <w:t>2024</w:t>
            </w:r>
          </w:p>
        </w:tc>
        <w:tc>
          <w:tcPr>
            <w:tcW w:w="0" w:type="auto"/>
          </w:tcPr>
          <w:p w14:paraId="5DC4D2FB" w14:textId="382F01B7" w:rsidR="007501A8" w:rsidRPr="00257FF3" w:rsidRDefault="00AD5B5D" w:rsidP="003447AD">
            <w:pPr>
              <w:pStyle w:val="Prrafodelista"/>
              <w:numPr>
                <w:ilvl w:val="0"/>
                <w:numId w:val="8"/>
              </w:numPr>
              <w:jc w:val="both"/>
              <w:rPr>
                <w:rFonts w:ascii="Century Gothic" w:eastAsia="Calibri" w:hAnsi="Century Gothic" w:cs="Times New Roman"/>
                <w:sz w:val="16"/>
                <w:szCs w:val="16"/>
              </w:rPr>
            </w:pPr>
            <w:r>
              <w:rPr>
                <w:rFonts w:ascii="Century Gothic" w:eastAsia="Calibri" w:hAnsi="Century Gothic" w:cs="Times New Roman"/>
                <w:sz w:val="16"/>
                <w:szCs w:val="16"/>
              </w:rPr>
              <w:t>Desarrollo</w:t>
            </w:r>
            <w:r w:rsidR="003447AD" w:rsidRPr="00257FF3">
              <w:rPr>
                <w:rFonts w:ascii="Century Gothic" w:eastAsia="Calibri" w:hAnsi="Century Gothic" w:cs="Times New Roman"/>
                <w:sz w:val="16"/>
                <w:szCs w:val="16"/>
              </w:rPr>
              <w:t xml:space="preserve"> de</w:t>
            </w:r>
            <w:r>
              <w:rPr>
                <w:rFonts w:ascii="Century Gothic" w:eastAsia="Calibri" w:hAnsi="Century Gothic" w:cs="Times New Roman"/>
                <w:sz w:val="16"/>
                <w:szCs w:val="16"/>
              </w:rPr>
              <w:t>l Manual de</w:t>
            </w:r>
            <w:r w:rsidR="003447AD" w:rsidRPr="00257FF3">
              <w:rPr>
                <w:rFonts w:ascii="Century Gothic" w:eastAsia="Calibri" w:hAnsi="Century Gothic" w:cs="Times New Roman"/>
                <w:sz w:val="16"/>
                <w:szCs w:val="16"/>
              </w:rPr>
              <w:t xml:space="preserve"> acuerdo con </w:t>
            </w:r>
            <w:r>
              <w:rPr>
                <w:rFonts w:ascii="Century Gothic" w:eastAsia="Calibri" w:hAnsi="Century Gothic" w:cs="Times New Roman"/>
                <w:sz w:val="16"/>
                <w:szCs w:val="16"/>
              </w:rPr>
              <w:t>el tablero a oct 2024</w:t>
            </w:r>
          </w:p>
          <w:p w14:paraId="1BDAEBA2" w14:textId="255D1E18" w:rsidR="003447AD" w:rsidRPr="00257FF3" w:rsidRDefault="003447AD" w:rsidP="003447AD">
            <w:pPr>
              <w:pStyle w:val="Prrafodelista"/>
              <w:numPr>
                <w:ilvl w:val="0"/>
                <w:numId w:val="8"/>
              </w:numPr>
              <w:jc w:val="both"/>
              <w:rPr>
                <w:rFonts w:ascii="Century Gothic" w:eastAsia="Calibri" w:hAnsi="Century Gothic" w:cs="Times New Roman"/>
                <w:sz w:val="16"/>
                <w:szCs w:val="16"/>
              </w:rPr>
            </w:pPr>
            <w:r w:rsidRPr="00257FF3">
              <w:rPr>
                <w:rFonts w:ascii="Century Gothic" w:eastAsia="Calibri" w:hAnsi="Century Gothic" w:cs="Times New Roman"/>
                <w:sz w:val="16"/>
                <w:szCs w:val="16"/>
              </w:rPr>
              <w:t xml:space="preserve">Se modifica el </w:t>
            </w:r>
            <w:r w:rsidR="00273426" w:rsidRPr="00257FF3">
              <w:rPr>
                <w:rFonts w:ascii="Century Gothic" w:eastAsia="Calibri" w:hAnsi="Century Gothic" w:cs="Times New Roman"/>
                <w:sz w:val="16"/>
                <w:szCs w:val="16"/>
              </w:rPr>
              <w:t>instructivo</w:t>
            </w:r>
            <w:r w:rsidRPr="00257FF3">
              <w:rPr>
                <w:rFonts w:ascii="Century Gothic" w:eastAsia="Calibri" w:hAnsi="Century Gothic" w:cs="Times New Roman"/>
                <w:sz w:val="16"/>
                <w:szCs w:val="16"/>
              </w:rPr>
              <w:t xml:space="preserve">, de acuerdo con plantilla </w:t>
            </w:r>
            <w:r w:rsidR="00273426" w:rsidRPr="00257FF3">
              <w:rPr>
                <w:rFonts w:ascii="Century Gothic" w:eastAsia="Calibri" w:hAnsi="Century Gothic" w:cs="Times New Roman"/>
                <w:sz w:val="16"/>
                <w:szCs w:val="16"/>
              </w:rPr>
              <w:t>vigente</w:t>
            </w:r>
          </w:p>
        </w:tc>
        <w:tc>
          <w:tcPr>
            <w:tcW w:w="1568" w:type="dxa"/>
            <w:vAlign w:val="center"/>
          </w:tcPr>
          <w:p w14:paraId="388E6CCF" w14:textId="77777777" w:rsidR="007501A8" w:rsidRPr="00257FF3" w:rsidRDefault="007501A8" w:rsidP="002F4FF1">
            <w:pPr>
              <w:jc w:val="center"/>
              <w:rPr>
                <w:rFonts w:ascii="Century Gothic" w:hAnsi="Century Gothic" w:cs="Arial"/>
                <w:b/>
                <w:bCs/>
                <w:sz w:val="16"/>
                <w:szCs w:val="16"/>
              </w:rPr>
            </w:pPr>
            <w:r w:rsidRPr="00257FF3">
              <w:rPr>
                <w:rFonts w:ascii="Century Gothic" w:hAnsi="Century Gothic" w:cs="Arial"/>
                <w:b/>
                <w:bCs/>
                <w:sz w:val="16"/>
                <w:szCs w:val="16"/>
              </w:rPr>
              <w:t>1</w:t>
            </w:r>
          </w:p>
        </w:tc>
      </w:tr>
    </w:tbl>
    <w:p w14:paraId="78E03C55" w14:textId="77777777" w:rsidR="002F4FF1" w:rsidRDefault="002F4FF1" w:rsidP="00E57FC4">
      <w:pPr>
        <w:spacing w:after="0" w:line="240" w:lineRule="auto"/>
        <w:jc w:val="both"/>
        <w:rPr>
          <w:rFonts w:ascii="Century Gothic" w:hAnsi="Century Gothic" w:cs="Arial"/>
          <w:sz w:val="16"/>
          <w:szCs w:val="16"/>
          <w:lang w:val="es-ES" w:eastAsia="es-ES"/>
        </w:rPr>
      </w:pPr>
    </w:p>
    <w:p w14:paraId="0CD8A9DF" w14:textId="77777777" w:rsidR="00AD5B5D" w:rsidRPr="00257FF3" w:rsidRDefault="00AD5B5D" w:rsidP="00E57FC4">
      <w:pPr>
        <w:spacing w:after="0" w:line="240" w:lineRule="auto"/>
        <w:jc w:val="both"/>
        <w:rPr>
          <w:rFonts w:ascii="Century Gothic" w:hAnsi="Century Gothic" w:cs="Arial"/>
          <w:sz w:val="16"/>
          <w:szCs w:val="16"/>
          <w:lang w:val="es-ES" w:eastAsia="es-ES"/>
        </w:rPr>
      </w:pPr>
    </w:p>
    <w:p w14:paraId="16EFADFD" w14:textId="4D7790CC" w:rsidR="007501A8" w:rsidRPr="00257FF3" w:rsidRDefault="007501A8" w:rsidP="00E57FC4">
      <w:pPr>
        <w:spacing w:after="0" w:line="240" w:lineRule="auto"/>
        <w:jc w:val="both"/>
        <w:rPr>
          <w:rFonts w:ascii="Century Gothic" w:hAnsi="Century Gothic" w:cs="Arial"/>
          <w:sz w:val="16"/>
          <w:szCs w:val="16"/>
          <w:lang w:val="es-ES" w:eastAsia="es-ES"/>
        </w:rPr>
      </w:pPr>
      <w:r w:rsidRPr="00257FF3">
        <w:rPr>
          <w:rFonts w:ascii="Century Gothic" w:hAnsi="Century Gothic" w:cs="Arial"/>
          <w:sz w:val="16"/>
          <w:szCs w:val="16"/>
          <w:lang w:val="es-ES" w:eastAsia="es-ES"/>
        </w:rPr>
        <w:t xml:space="preserve">Registrar la creación del documento en versión 1 así: </w:t>
      </w:r>
    </w:p>
    <w:p w14:paraId="76E909D7" w14:textId="77777777" w:rsidR="002F4FF1" w:rsidRPr="00257FF3" w:rsidRDefault="002F4FF1" w:rsidP="00E57FC4">
      <w:pPr>
        <w:spacing w:after="0" w:line="240" w:lineRule="auto"/>
        <w:jc w:val="both"/>
        <w:rPr>
          <w:rFonts w:ascii="Century Gothic" w:hAnsi="Century Gothic" w:cs="Arial"/>
          <w:sz w:val="16"/>
          <w:szCs w:val="16"/>
          <w:lang w:val="es-ES" w:eastAsia="es-ES"/>
        </w:rPr>
      </w:pPr>
    </w:p>
    <w:tbl>
      <w:tblPr>
        <w:tblStyle w:val="Tablaconcuadrcula"/>
        <w:tblW w:w="0" w:type="auto"/>
        <w:tblLook w:val="0000" w:firstRow="0" w:lastRow="0" w:firstColumn="0" w:lastColumn="0" w:noHBand="0" w:noVBand="0"/>
      </w:tblPr>
      <w:tblGrid>
        <w:gridCol w:w="1298"/>
        <w:gridCol w:w="7779"/>
        <w:gridCol w:w="885"/>
      </w:tblGrid>
      <w:tr w:rsidR="00E57FC4" w:rsidRPr="00257FF3" w14:paraId="4D4A0F4B" w14:textId="77777777" w:rsidTr="002F4FF1">
        <w:trPr>
          <w:trHeight w:val="340"/>
          <w:tblHeader/>
        </w:trPr>
        <w:tc>
          <w:tcPr>
            <w:tcW w:w="0" w:type="auto"/>
            <w:shd w:val="clear" w:color="auto" w:fill="2F5496" w:themeFill="accent1" w:themeFillShade="BF"/>
            <w:vAlign w:val="center"/>
          </w:tcPr>
          <w:p w14:paraId="03F27ABC" w14:textId="77777777" w:rsidR="007501A8" w:rsidRPr="00257FF3" w:rsidRDefault="007501A8" w:rsidP="002F4FF1">
            <w:pPr>
              <w:jc w:val="center"/>
              <w:rPr>
                <w:rFonts w:ascii="Century Gothic" w:hAnsi="Century Gothic" w:cs="Arial"/>
                <w:color w:val="FFFFFF" w:themeColor="background1"/>
                <w:sz w:val="16"/>
                <w:szCs w:val="16"/>
              </w:rPr>
            </w:pPr>
            <w:r w:rsidRPr="00257FF3">
              <w:rPr>
                <w:rFonts w:ascii="Century Gothic" w:hAnsi="Century Gothic" w:cs="Arial"/>
                <w:b/>
                <w:bCs/>
                <w:color w:val="FFFFFF" w:themeColor="background1"/>
                <w:sz w:val="16"/>
                <w:szCs w:val="16"/>
              </w:rPr>
              <w:t>FECHA</w:t>
            </w:r>
          </w:p>
        </w:tc>
        <w:tc>
          <w:tcPr>
            <w:tcW w:w="0" w:type="auto"/>
            <w:shd w:val="clear" w:color="auto" w:fill="2F5496" w:themeFill="accent1" w:themeFillShade="BF"/>
            <w:vAlign w:val="center"/>
          </w:tcPr>
          <w:p w14:paraId="085B3E24" w14:textId="77777777" w:rsidR="007501A8" w:rsidRPr="00257FF3" w:rsidRDefault="007501A8" w:rsidP="002F4FF1">
            <w:pPr>
              <w:jc w:val="center"/>
              <w:rPr>
                <w:rFonts w:ascii="Century Gothic" w:hAnsi="Century Gothic" w:cs="Arial"/>
                <w:color w:val="FFFFFF" w:themeColor="background1"/>
                <w:sz w:val="16"/>
                <w:szCs w:val="16"/>
              </w:rPr>
            </w:pPr>
            <w:r w:rsidRPr="00257FF3">
              <w:rPr>
                <w:rFonts w:ascii="Century Gothic" w:hAnsi="Century Gothic" w:cs="Arial"/>
                <w:b/>
                <w:bCs/>
                <w:color w:val="FFFFFF" w:themeColor="background1"/>
                <w:sz w:val="16"/>
                <w:szCs w:val="16"/>
              </w:rPr>
              <w:t>CAMBIO</w:t>
            </w:r>
          </w:p>
        </w:tc>
        <w:tc>
          <w:tcPr>
            <w:tcW w:w="0" w:type="auto"/>
            <w:shd w:val="clear" w:color="auto" w:fill="2F5496" w:themeFill="accent1" w:themeFillShade="BF"/>
            <w:vAlign w:val="center"/>
          </w:tcPr>
          <w:p w14:paraId="2F6B9544" w14:textId="77777777" w:rsidR="007501A8" w:rsidRPr="00257FF3" w:rsidRDefault="007501A8" w:rsidP="002F4FF1">
            <w:pPr>
              <w:jc w:val="center"/>
              <w:rPr>
                <w:rFonts w:ascii="Century Gothic" w:hAnsi="Century Gothic" w:cs="Arial"/>
                <w:b/>
                <w:bCs/>
                <w:color w:val="FFFFFF" w:themeColor="background1"/>
                <w:sz w:val="16"/>
                <w:szCs w:val="16"/>
              </w:rPr>
            </w:pPr>
            <w:r w:rsidRPr="00257FF3">
              <w:rPr>
                <w:rFonts w:ascii="Century Gothic" w:hAnsi="Century Gothic" w:cs="Arial"/>
                <w:b/>
                <w:bCs/>
                <w:color w:val="FFFFFF" w:themeColor="background1"/>
                <w:sz w:val="16"/>
                <w:szCs w:val="16"/>
              </w:rPr>
              <w:t>VERSIÓN</w:t>
            </w:r>
          </w:p>
        </w:tc>
      </w:tr>
      <w:tr w:rsidR="00E57FC4" w:rsidRPr="00257FF3" w14:paraId="1D1A3E98" w14:textId="77777777" w:rsidTr="002F4FF1">
        <w:trPr>
          <w:trHeight w:val="20"/>
        </w:trPr>
        <w:tc>
          <w:tcPr>
            <w:tcW w:w="0" w:type="auto"/>
            <w:vAlign w:val="center"/>
          </w:tcPr>
          <w:p w14:paraId="2D3995ED" w14:textId="77777777" w:rsidR="007501A8" w:rsidRPr="00257FF3" w:rsidRDefault="007501A8" w:rsidP="002F4FF1">
            <w:pPr>
              <w:jc w:val="center"/>
              <w:rPr>
                <w:rFonts w:ascii="Century Gothic" w:hAnsi="Century Gothic" w:cs="Arial"/>
                <w:sz w:val="16"/>
                <w:szCs w:val="16"/>
              </w:rPr>
            </w:pPr>
            <w:proofErr w:type="spellStart"/>
            <w:r w:rsidRPr="00257FF3">
              <w:rPr>
                <w:rFonts w:ascii="Century Gothic" w:hAnsi="Century Gothic" w:cs="Arial"/>
                <w:b/>
                <w:sz w:val="16"/>
                <w:szCs w:val="16"/>
              </w:rPr>
              <w:t>dd</w:t>
            </w:r>
            <w:proofErr w:type="spellEnd"/>
            <w:r w:rsidRPr="00257FF3">
              <w:rPr>
                <w:rFonts w:ascii="Century Gothic" w:hAnsi="Century Gothic" w:cs="Arial"/>
                <w:b/>
                <w:sz w:val="16"/>
                <w:szCs w:val="16"/>
              </w:rPr>
              <w:t>/mm/</w:t>
            </w:r>
            <w:proofErr w:type="spellStart"/>
            <w:r w:rsidRPr="00257FF3">
              <w:rPr>
                <w:rFonts w:ascii="Century Gothic" w:hAnsi="Century Gothic" w:cs="Arial"/>
                <w:b/>
                <w:sz w:val="16"/>
                <w:szCs w:val="16"/>
              </w:rPr>
              <w:t>aaaa</w:t>
            </w:r>
            <w:proofErr w:type="spellEnd"/>
          </w:p>
        </w:tc>
        <w:tc>
          <w:tcPr>
            <w:tcW w:w="0" w:type="auto"/>
          </w:tcPr>
          <w:p w14:paraId="15396B3C" w14:textId="77777777" w:rsidR="007501A8" w:rsidRPr="00257FF3" w:rsidRDefault="007501A8" w:rsidP="00E57FC4">
            <w:pPr>
              <w:pStyle w:val="Prrafodelista"/>
              <w:numPr>
                <w:ilvl w:val="0"/>
                <w:numId w:val="8"/>
              </w:numPr>
              <w:jc w:val="both"/>
              <w:rPr>
                <w:rFonts w:ascii="Century Gothic" w:eastAsia="Calibri" w:hAnsi="Century Gothic" w:cs="Times New Roman"/>
                <w:sz w:val="16"/>
                <w:szCs w:val="16"/>
              </w:rPr>
            </w:pPr>
            <w:r w:rsidRPr="00257FF3">
              <w:rPr>
                <w:rFonts w:ascii="Century Gothic" w:eastAsia="Calibri" w:hAnsi="Century Gothic" w:cs="Times New Roman"/>
                <w:sz w:val="16"/>
                <w:szCs w:val="16"/>
              </w:rPr>
              <w:t>Se adopta como versión 1 por corresponder a la creación del documento. Emisión Inicial Oficial.</w:t>
            </w:r>
          </w:p>
          <w:p w14:paraId="56D390DF" w14:textId="77777777" w:rsidR="007501A8" w:rsidRPr="00257FF3" w:rsidRDefault="007501A8" w:rsidP="00E57FC4">
            <w:pPr>
              <w:pStyle w:val="Prrafodelista"/>
              <w:numPr>
                <w:ilvl w:val="0"/>
                <w:numId w:val="8"/>
              </w:numPr>
              <w:jc w:val="both"/>
              <w:rPr>
                <w:rFonts w:ascii="Century Gothic" w:eastAsia="Calibri" w:hAnsi="Century Gothic" w:cs="Times New Roman"/>
                <w:sz w:val="16"/>
                <w:szCs w:val="16"/>
              </w:rPr>
            </w:pPr>
            <w:r w:rsidRPr="00257FF3">
              <w:rPr>
                <w:rFonts w:ascii="Century Gothic" w:hAnsi="Century Gothic" w:cs="Times New Roman"/>
                <w:sz w:val="16"/>
                <w:szCs w:val="16"/>
              </w:rPr>
              <w:t xml:space="preserve">Hace parte del proceso de </w:t>
            </w:r>
            <w:proofErr w:type="spellStart"/>
            <w:r w:rsidRPr="00257FF3">
              <w:rPr>
                <w:rFonts w:ascii="Century Gothic" w:hAnsi="Century Gothic" w:cs="Times New Roman"/>
                <w:b/>
                <w:bCs/>
                <w:sz w:val="16"/>
                <w:szCs w:val="16"/>
              </w:rPr>
              <w:t>xxxxx</w:t>
            </w:r>
            <w:proofErr w:type="spellEnd"/>
            <w:r w:rsidRPr="00257FF3">
              <w:rPr>
                <w:rFonts w:ascii="Century Gothic" w:hAnsi="Century Gothic" w:cs="Times New Roman"/>
                <w:b/>
                <w:bCs/>
                <w:sz w:val="16"/>
                <w:szCs w:val="16"/>
              </w:rPr>
              <w:t xml:space="preserve"> </w:t>
            </w:r>
            <w:proofErr w:type="spellStart"/>
            <w:r w:rsidRPr="00257FF3">
              <w:rPr>
                <w:rFonts w:ascii="Century Gothic" w:hAnsi="Century Gothic" w:cs="Times New Roman"/>
                <w:b/>
                <w:bCs/>
                <w:sz w:val="16"/>
                <w:szCs w:val="16"/>
              </w:rPr>
              <w:t>xxxxxxxxxx</w:t>
            </w:r>
            <w:proofErr w:type="spellEnd"/>
            <w:r w:rsidRPr="00257FF3">
              <w:rPr>
                <w:rFonts w:ascii="Century Gothic" w:hAnsi="Century Gothic" w:cs="Times New Roman"/>
                <w:sz w:val="16"/>
                <w:szCs w:val="16"/>
              </w:rPr>
              <w:t xml:space="preserve">, del subproceso de </w:t>
            </w:r>
            <w:proofErr w:type="spellStart"/>
            <w:r w:rsidRPr="00257FF3">
              <w:rPr>
                <w:rFonts w:ascii="Century Gothic" w:hAnsi="Century Gothic" w:cs="Times New Roman"/>
                <w:b/>
                <w:bCs/>
                <w:sz w:val="16"/>
                <w:szCs w:val="16"/>
              </w:rPr>
              <w:t>xxxxx</w:t>
            </w:r>
            <w:proofErr w:type="spellEnd"/>
            <w:r w:rsidRPr="00257FF3">
              <w:rPr>
                <w:rFonts w:ascii="Century Gothic" w:hAnsi="Century Gothic" w:cs="Times New Roman"/>
                <w:sz w:val="16"/>
                <w:szCs w:val="16"/>
              </w:rPr>
              <w:t>.</w:t>
            </w:r>
          </w:p>
          <w:p w14:paraId="0D699E12" w14:textId="0F6141A1" w:rsidR="007501A8" w:rsidRPr="00257FF3" w:rsidRDefault="007501A8" w:rsidP="00E57FC4">
            <w:pPr>
              <w:pStyle w:val="Prrafodelista"/>
              <w:numPr>
                <w:ilvl w:val="0"/>
                <w:numId w:val="8"/>
              </w:numPr>
              <w:jc w:val="both"/>
              <w:rPr>
                <w:rFonts w:ascii="Century Gothic" w:eastAsia="Calibri" w:hAnsi="Century Gothic" w:cs="Times New Roman"/>
                <w:sz w:val="16"/>
                <w:szCs w:val="16"/>
              </w:rPr>
            </w:pPr>
            <w:r w:rsidRPr="00257FF3">
              <w:rPr>
                <w:rFonts w:ascii="Century Gothic" w:eastAsia="Calibri" w:hAnsi="Century Gothic" w:cs="Times New Roman"/>
                <w:sz w:val="16"/>
                <w:szCs w:val="16"/>
              </w:rPr>
              <w:t xml:space="preserve">Se crea el </w:t>
            </w:r>
            <w:r w:rsidR="00493D40" w:rsidRPr="00257FF3">
              <w:rPr>
                <w:rFonts w:ascii="Century Gothic" w:eastAsia="Calibri" w:hAnsi="Century Gothic" w:cs="Times New Roman"/>
                <w:sz w:val="16"/>
                <w:szCs w:val="16"/>
              </w:rPr>
              <w:t>instructivo</w:t>
            </w:r>
            <w:r w:rsidRPr="00257FF3">
              <w:rPr>
                <w:rFonts w:ascii="Century Gothic" w:eastAsia="Calibri" w:hAnsi="Century Gothic" w:cs="Times New Roman"/>
                <w:sz w:val="16"/>
                <w:szCs w:val="16"/>
              </w:rPr>
              <w:t xml:space="preserve"> “</w:t>
            </w:r>
            <w:proofErr w:type="spellStart"/>
            <w:r w:rsidRPr="00257FF3">
              <w:rPr>
                <w:rFonts w:ascii="Century Gothic" w:eastAsia="Calibri" w:hAnsi="Century Gothic" w:cs="Times New Roman"/>
                <w:sz w:val="16"/>
                <w:szCs w:val="16"/>
              </w:rPr>
              <w:t>xxxxxxxxxx</w:t>
            </w:r>
            <w:proofErr w:type="spellEnd"/>
            <w:r w:rsidRPr="00257FF3">
              <w:rPr>
                <w:rFonts w:ascii="Century Gothic" w:eastAsia="Calibri" w:hAnsi="Century Gothic" w:cs="Times New Roman"/>
                <w:sz w:val="16"/>
                <w:szCs w:val="16"/>
              </w:rPr>
              <w:t xml:space="preserve">”, código </w:t>
            </w:r>
            <w:proofErr w:type="spellStart"/>
            <w:r w:rsidRPr="00257FF3">
              <w:rPr>
                <w:rFonts w:ascii="Century Gothic" w:eastAsia="Calibri" w:hAnsi="Century Gothic" w:cs="Times New Roman"/>
                <w:sz w:val="16"/>
                <w:szCs w:val="16"/>
              </w:rPr>
              <w:t>xxxxxxx</w:t>
            </w:r>
            <w:proofErr w:type="spellEnd"/>
            <w:r w:rsidRPr="00257FF3">
              <w:rPr>
                <w:rFonts w:ascii="Century Gothic" w:eastAsia="Calibri" w:hAnsi="Century Gothic" w:cs="Times New Roman"/>
                <w:sz w:val="16"/>
                <w:szCs w:val="16"/>
              </w:rPr>
              <w:t>, versión 1.</w:t>
            </w:r>
          </w:p>
        </w:tc>
        <w:tc>
          <w:tcPr>
            <w:tcW w:w="0" w:type="auto"/>
            <w:vAlign w:val="center"/>
          </w:tcPr>
          <w:p w14:paraId="27E1D0F6" w14:textId="77777777" w:rsidR="007501A8" w:rsidRPr="00257FF3" w:rsidRDefault="007501A8" w:rsidP="002F4FF1">
            <w:pPr>
              <w:jc w:val="center"/>
              <w:rPr>
                <w:rFonts w:ascii="Century Gothic" w:hAnsi="Century Gothic" w:cs="Arial"/>
                <w:b/>
                <w:bCs/>
                <w:sz w:val="16"/>
                <w:szCs w:val="16"/>
              </w:rPr>
            </w:pPr>
            <w:r w:rsidRPr="00257FF3">
              <w:rPr>
                <w:rFonts w:ascii="Century Gothic" w:hAnsi="Century Gothic" w:cs="Arial"/>
                <w:b/>
                <w:bCs/>
                <w:sz w:val="16"/>
                <w:szCs w:val="16"/>
              </w:rPr>
              <w:t>1</w:t>
            </w:r>
          </w:p>
        </w:tc>
      </w:tr>
    </w:tbl>
    <w:p w14:paraId="12DFFCCD" w14:textId="77777777" w:rsidR="007501A8" w:rsidRPr="00E7408F" w:rsidRDefault="007501A8" w:rsidP="00E57FC4">
      <w:pPr>
        <w:spacing w:after="0" w:line="240" w:lineRule="auto"/>
        <w:jc w:val="both"/>
        <w:rPr>
          <w:rFonts w:ascii="Century Gothic" w:hAnsi="Century Gothic"/>
          <w:sz w:val="20"/>
          <w:szCs w:val="20"/>
        </w:rPr>
      </w:pPr>
    </w:p>
    <w:p w14:paraId="35F20510" w14:textId="77777777" w:rsidR="007501A8" w:rsidRPr="00E7408F" w:rsidRDefault="007501A8" w:rsidP="00E57FC4">
      <w:pPr>
        <w:spacing w:after="0" w:line="240" w:lineRule="auto"/>
        <w:jc w:val="both"/>
        <w:rPr>
          <w:rFonts w:ascii="Century Gothic" w:hAnsi="Century Gothic"/>
          <w:sz w:val="20"/>
          <w:szCs w:val="20"/>
        </w:rPr>
      </w:pPr>
    </w:p>
    <w:tbl>
      <w:tblPr>
        <w:tblStyle w:val="Tablaconcuadrcula"/>
        <w:tblW w:w="5000" w:type="pct"/>
        <w:tblLook w:val="04A0" w:firstRow="1" w:lastRow="0" w:firstColumn="1" w:lastColumn="0" w:noHBand="0" w:noVBand="1"/>
      </w:tblPr>
      <w:tblGrid>
        <w:gridCol w:w="2546"/>
        <w:gridCol w:w="2411"/>
        <w:gridCol w:w="2694"/>
        <w:gridCol w:w="2311"/>
      </w:tblGrid>
      <w:tr w:rsidR="00E57FC4" w:rsidRPr="00E7408F" w14:paraId="3889918B" w14:textId="77777777" w:rsidTr="002F4FF1">
        <w:trPr>
          <w:trHeight w:val="340"/>
          <w:tblHeader/>
        </w:trPr>
        <w:tc>
          <w:tcPr>
            <w:tcW w:w="1278" w:type="pct"/>
            <w:shd w:val="clear" w:color="auto" w:fill="2F5496" w:themeFill="accent1" w:themeFillShade="BF"/>
            <w:vAlign w:val="center"/>
          </w:tcPr>
          <w:p w14:paraId="20B90052" w14:textId="77777777" w:rsidR="007501A8" w:rsidRPr="00257FF3" w:rsidRDefault="007501A8" w:rsidP="002F4FF1">
            <w:pPr>
              <w:autoSpaceDE w:val="0"/>
              <w:autoSpaceDN w:val="0"/>
              <w:adjustRightInd w:val="0"/>
              <w:jc w:val="center"/>
              <w:rPr>
                <w:rFonts w:ascii="Century Gothic" w:hAnsi="Century Gothic" w:cs="Arial"/>
                <w:b/>
                <w:bCs/>
                <w:color w:val="FFFFFF" w:themeColor="background1"/>
                <w:sz w:val="16"/>
                <w:szCs w:val="16"/>
              </w:rPr>
            </w:pPr>
            <w:r w:rsidRPr="00257FF3">
              <w:rPr>
                <w:rFonts w:ascii="Century Gothic" w:hAnsi="Century Gothic" w:cs="Arial"/>
                <w:b/>
                <w:bCs/>
                <w:color w:val="FFFFFF" w:themeColor="background1"/>
                <w:sz w:val="16"/>
                <w:szCs w:val="16"/>
              </w:rPr>
              <w:t>ELABORÓ Y/O ACTUALIZÓ</w:t>
            </w:r>
          </w:p>
        </w:tc>
        <w:tc>
          <w:tcPr>
            <w:tcW w:w="1210" w:type="pct"/>
            <w:shd w:val="clear" w:color="auto" w:fill="2F5496" w:themeFill="accent1" w:themeFillShade="BF"/>
            <w:vAlign w:val="center"/>
          </w:tcPr>
          <w:p w14:paraId="744E0488" w14:textId="77777777" w:rsidR="007501A8" w:rsidRPr="00257FF3" w:rsidRDefault="007501A8" w:rsidP="002F4FF1">
            <w:pPr>
              <w:autoSpaceDE w:val="0"/>
              <w:autoSpaceDN w:val="0"/>
              <w:adjustRightInd w:val="0"/>
              <w:jc w:val="center"/>
              <w:rPr>
                <w:rFonts w:ascii="Century Gothic" w:hAnsi="Century Gothic" w:cs="Arial"/>
                <w:b/>
                <w:bCs/>
                <w:color w:val="FFFFFF" w:themeColor="background1"/>
                <w:sz w:val="16"/>
                <w:szCs w:val="16"/>
              </w:rPr>
            </w:pPr>
            <w:r w:rsidRPr="00257FF3">
              <w:rPr>
                <w:rFonts w:ascii="Century Gothic" w:hAnsi="Century Gothic" w:cs="Arial"/>
                <w:b/>
                <w:bCs/>
                <w:color w:val="FFFFFF" w:themeColor="background1"/>
                <w:sz w:val="16"/>
                <w:szCs w:val="16"/>
              </w:rPr>
              <w:t>REVISÓ TÉCNICAMENTE</w:t>
            </w:r>
          </w:p>
        </w:tc>
        <w:tc>
          <w:tcPr>
            <w:tcW w:w="1352" w:type="pct"/>
            <w:shd w:val="clear" w:color="auto" w:fill="2F5496" w:themeFill="accent1" w:themeFillShade="BF"/>
            <w:vAlign w:val="center"/>
          </w:tcPr>
          <w:p w14:paraId="7010BED4" w14:textId="77777777" w:rsidR="007501A8" w:rsidRPr="00257FF3" w:rsidRDefault="007501A8" w:rsidP="002F4FF1">
            <w:pPr>
              <w:autoSpaceDE w:val="0"/>
              <w:autoSpaceDN w:val="0"/>
              <w:adjustRightInd w:val="0"/>
              <w:jc w:val="center"/>
              <w:rPr>
                <w:rFonts w:ascii="Century Gothic" w:hAnsi="Century Gothic" w:cs="Arial"/>
                <w:b/>
                <w:bCs/>
                <w:color w:val="FFFFFF" w:themeColor="background1"/>
                <w:sz w:val="16"/>
                <w:szCs w:val="16"/>
              </w:rPr>
            </w:pPr>
            <w:r w:rsidRPr="00257FF3">
              <w:rPr>
                <w:rFonts w:ascii="Century Gothic" w:hAnsi="Century Gothic" w:cs="Arial"/>
                <w:b/>
                <w:bCs/>
                <w:color w:val="FFFFFF" w:themeColor="background1"/>
                <w:sz w:val="16"/>
                <w:szCs w:val="16"/>
              </w:rPr>
              <w:t>REVISÓ METODOLÓGICAMENTE</w:t>
            </w:r>
          </w:p>
        </w:tc>
        <w:tc>
          <w:tcPr>
            <w:tcW w:w="1160" w:type="pct"/>
            <w:shd w:val="clear" w:color="auto" w:fill="2F5496" w:themeFill="accent1" w:themeFillShade="BF"/>
            <w:vAlign w:val="center"/>
          </w:tcPr>
          <w:p w14:paraId="4D75BABC" w14:textId="77777777" w:rsidR="007501A8" w:rsidRPr="00257FF3" w:rsidRDefault="007501A8" w:rsidP="002F4FF1">
            <w:pPr>
              <w:autoSpaceDE w:val="0"/>
              <w:autoSpaceDN w:val="0"/>
              <w:adjustRightInd w:val="0"/>
              <w:jc w:val="center"/>
              <w:rPr>
                <w:rFonts w:ascii="Century Gothic" w:hAnsi="Century Gothic" w:cs="Arial"/>
                <w:b/>
                <w:bCs/>
                <w:color w:val="FFFFFF" w:themeColor="background1"/>
                <w:sz w:val="16"/>
                <w:szCs w:val="16"/>
              </w:rPr>
            </w:pPr>
            <w:r w:rsidRPr="00257FF3">
              <w:rPr>
                <w:rFonts w:ascii="Century Gothic" w:hAnsi="Century Gothic" w:cs="Arial"/>
                <w:b/>
                <w:bCs/>
                <w:color w:val="FFFFFF" w:themeColor="background1"/>
                <w:sz w:val="16"/>
                <w:szCs w:val="16"/>
              </w:rPr>
              <w:t>APROBÓ</w:t>
            </w:r>
          </w:p>
        </w:tc>
      </w:tr>
      <w:tr w:rsidR="00E57FC4" w:rsidRPr="00E7408F" w14:paraId="663C1FA4" w14:textId="77777777" w:rsidTr="002F4FF1">
        <w:trPr>
          <w:trHeight w:val="907"/>
        </w:trPr>
        <w:tc>
          <w:tcPr>
            <w:tcW w:w="1278" w:type="pct"/>
          </w:tcPr>
          <w:p w14:paraId="10A153C5" w14:textId="4F0A7B82" w:rsidR="007501A8" w:rsidRPr="00257FF3"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Nombre: </w:t>
            </w:r>
            <w:r w:rsidR="00AD5B5D">
              <w:rPr>
                <w:rFonts w:ascii="Century Gothic" w:hAnsi="Century Gothic" w:cs="Arial"/>
                <w:sz w:val="16"/>
                <w:szCs w:val="16"/>
              </w:rPr>
              <w:t xml:space="preserve">Dario Piracun </w:t>
            </w:r>
          </w:p>
          <w:p w14:paraId="181770FB" w14:textId="77777777" w:rsidR="007501A8" w:rsidRPr="00257FF3" w:rsidRDefault="007501A8" w:rsidP="00E57FC4">
            <w:pPr>
              <w:autoSpaceDE w:val="0"/>
              <w:autoSpaceDN w:val="0"/>
              <w:adjustRightInd w:val="0"/>
              <w:jc w:val="both"/>
              <w:rPr>
                <w:rFonts w:ascii="Century Gothic" w:hAnsi="Century Gothic" w:cs="Arial"/>
                <w:b/>
                <w:bCs/>
                <w:sz w:val="16"/>
                <w:szCs w:val="16"/>
              </w:rPr>
            </w:pPr>
          </w:p>
          <w:p w14:paraId="5655FA70" w14:textId="1A7D6D85" w:rsidR="007501A8" w:rsidRPr="00257FF3" w:rsidRDefault="007501A8" w:rsidP="00E57FC4">
            <w:pPr>
              <w:autoSpaceDE w:val="0"/>
              <w:autoSpaceDN w:val="0"/>
              <w:adjustRightInd w:val="0"/>
              <w:jc w:val="both"/>
              <w:rPr>
                <w:rFonts w:ascii="Century Gothic" w:hAnsi="Century Gothic" w:cs="Arial"/>
                <w:bCs/>
                <w:sz w:val="16"/>
                <w:szCs w:val="16"/>
              </w:rPr>
            </w:pPr>
            <w:r w:rsidRPr="00257FF3">
              <w:rPr>
                <w:rFonts w:ascii="Century Gothic" w:hAnsi="Century Gothic" w:cs="Arial"/>
                <w:b/>
                <w:bCs/>
                <w:sz w:val="16"/>
                <w:szCs w:val="16"/>
              </w:rPr>
              <w:t xml:space="preserve">Cargo: </w:t>
            </w:r>
            <w:r w:rsidR="003447AD" w:rsidRPr="00257FF3">
              <w:rPr>
                <w:rFonts w:ascii="Century Gothic" w:hAnsi="Century Gothic" w:cs="Arial"/>
                <w:sz w:val="16"/>
                <w:szCs w:val="16"/>
              </w:rPr>
              <w:t>Contratista</w:t>
            </w:r>
          </w:p>
        </w:tc>
        <w:tc>
          <w:tcPr>
            <w:tcW w:w="1210" w:type="pct"/>
          </w:tcPr>
          <w:p w14:paraId="3B758FCD" w14:textId="77777777" w:rsidR="007501A8" w:rsidRPr="00257FF3"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Nombre: </w:t>
            </w:r>
          </w:p>
          <w:p w14:paraId="281A81A4" w14:textId="5BDE0815" w:rsidR="007501A8" w:rsidRPr="00257FF3" w:rsidRDefault="00B9412C" w:rsidP="00E57FC4">
            <w:pPr>
              <w:autoSpaceDE w:val="0"/>
              <w:autoSpaceDN w:val="0"/>
              <w:adjustRightInd w:val="0"/>
              <w:jc w:val="both"/>
              <w:rPr>
                <w:rFonts w:ascii="Century Gothic" w:hAnsi="Century Gothic" w:cs="Arial"/>
                <w:b/>
                <w:bCs/>
                <w:sz w:val="16"/>
                <w:szCs w:val="16"/>
              </w:rPr>
            </w:pPr>
            <w:r>
              <w:rPr>
                <w:rFonts w:ascii="Century Gothic" w:hAnsi="Century Gothic" w:cs="Arial"/>
                <w:b/>
                <w:bCs/>
                <w:sz w:val="16"/>
                <w:szCs w:val="16"/>
              </w:rPr>
              <w:t>Mariana Ríos Ortegón</w:t>
            </w:r>
          </w:p>
          <w:p w14:paraId="63354C9D" w14:textId="77777777" w:rsidR="007501A8"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Cargo: </w:t>
            </w:r>
          </w:p>
          <w:p w14:paraId="1BEC4613" w14:textId="3F13E019" w:rsidR="00B9412C" w:rsidRPr="00257FF3" w:rsidRDefault="00B9412C" w:rsidP="00E57FC4">
            <w:pPr>
              <w:autoSpaceDE w:val="0"/>
              <w:autoSpaceDN w:val="0"/>
              <w:adjustRightInd w:val="0"/>
              <w:jc w:val="both"/>
              <w:rPr>
                <w:rFonts w:ascii="Century Gothic" w:hAnsi="Century Gothic" w:cs="Arial"/>
                <w:bCs/>
                <w:sz w:val="16"/>
                <w:szCs w:val="16"/>
              </w:rPr>
            </w:pPr>
            <w:r>
              <w:rPr>
                <w:rFonts w:ascii="Century Gothic" w:hAnsi="Century Gothic" w:cs="Arial"/>
                <w:b/>
                <w:bCs/>
                <w:sz w:val="16"/>
                <w:szCs w:val="16"/>
              </w:rPr>
              <w:t>Líder</w:t>
            </w:r>
          </w:p>
        </w:tc>
        <w:tc>
          <w:tcPr>
            <w:tcW w:w="1352" w:type="pct"/>
          </w:tcPr>
          <w:p w14:paraId="5249040B" w14:textId="77777777" w:rsidR="007501A8" w:rsidRPr="00257FF3"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Nombre: </w:t>
            </w:r>
          </w:p>
          <w:p w14:paraId="562CFC3A" w14:textId="7FAF3980" w:rsidR="007501A8" w:rsidRPr="00257FF3" w:rsidRDefault="00B9412C" w:rsidP="00E57FC4">
            <w:pPr>
              <w:autoSpaceDE w:val="0"/>
              <w:autoSpaceDN w:val="0"/>
              <w:adjustRightInd w:val="0"/>
              <w:jc w:val="both"/>
              <w:rPr>
                <w:rFonts w:ascii="Century Gothic" w:hAnsi="Century Gothic" w:cs="Arial"/>
                <w:b/>
                <w:bCs/>
                <w:sz w:val="16"/>
                <w:szCs w:val="16"/>
              </w:rPr>
            </w:pPr>
            <w:r>
              <w:rPr>
                <w:rFonts w:ascii="Century Gothic" w:hAnsi="Century Gothic" w:cs="Arial"/>
                <w:b/>
                <w:bCs/>
                <w:sz w:val="16"/>
                <w:szCs w:val="16"/>
              </w:rPr>
              <w:t>Mariana Ríos Ortegón</w:t>
            </w:r>
          </w:p>
          <w:p w14:paraId="3BE485D6" w14:textId="77777777" w:rsidR="007501A8"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Cargo: </w:t>
            </w:r>
          </w:p>
          <w:p w14:paraId="16D51BEF" w14:textId="50B8C849" w:rsidR="00B9412C" w:rsidRPr="00257FF3" w:rsidRDefault="00B9412C" w:rsidP="00E57FC4">
            <w:pPr>
              <w:autoSpaceDE w:val="0"/>
              <w:autoSpaceDN w:val="0"/>
              <w:adjustRightInd w:val="0"/>
              <w:jc w:val="both"/>
              <w:rPr>
                <w:rFonts w:ascii="Century Gothic" w:hAnsi="Century Gothic" w:cs="Arial"/>
                <w:bCs/>
                <w:sz w:val="16"/>
                <w:szCs w:val="16"/>
              </w:rPr>
            </w:pPr>
            <w:r>
              <w:rPr>
                <w:rFonts w:ascii="Century Gothic" w:hAnsi="Century Gothic" w:cs="Arial"/>
                <w:bCs/>
                <w:sz w:val="16"/>
                <w:szCs w:val="16"/>
              </w:rPr>
              <w:t>Líder</w:t>
            </w:r>
          </w:p>
        </w:tc>
        <w:tc>
          <w:tcPr>
            <w:tcW w:w="1160" w:type="pct"/>
          </w:tcPr>
          <w:p w14:paraId="089D51A8" w14:textId="77777777" w:rsidR="007501A8" w:rsidRPr="00257FF3"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 xml:space="preserve">Nombre: </w:t>
            </w:r>
          </w:p>
          <w:p w14:paraId="1652457E" w14:textId="32B93AE4" w:rsidR="007501A8" w:rsidRPr="00257FF3" w:rsidRDefault="00B9412C" w:rsidP="00E57FC4">
            <w:pPr>
              <w:autoSpaceDE w:val="0"/>
              <w:autoSpaceDN w:val="0"/>
              <w:adjustRightInd w:val="0"/>
              <w:jc w:val="both"/>
              <w:rPr>
                <w:rFonts w:ascii="Century Gothic" w:hAnsi="Century Gothic" w:cs="Arial"/>
                <w:b/>
                <w:bCs/>
                <w:sz w:val="16"/>
                <w:szCs w:val="16"/>
              </w:rPr>
            </w:pPr>
            <w:r>
              <w:rPr>
                <w:rFonts w:ascii="Century Gothic" w:hAnsi="Century Gothic" w:cs="Arial"/>
                <w:b/>
                <w:bCs/>
                <w:sz w:val="16"/>
                <w:szCs w:val="16"/>
              </w:rPr>
              <w:t>Oscar Romero Guevara</w:t>
            </w:r>
          </w:p>
          <w:p w14:paraId="370F9990" w14:textId="77777777" w:rsidR="00B9412C" w:rsidRDefault="007501A8" w:rsidP="00E57FC4">
            <w:pPr>
              <w:autoSpaceDE w:val="0"/>
              <w:autoSpaceDN w:val="0"/>
              <w:adjustRightInd w:val="0"/>
              <w:jc w:val="both"/>
              <w:rPr>
                <w:rFonts w:ascii="Century Gothic" w:hAnsi="Century Gothic" w:cs="Arial"/>
                <w:b/>
                <w:bCs/>
                <w:sz w:val="16"/>
                <w:szCs w:val="16"/>
              </w:rPr>
            </w:pPr>
            <w:r w:rsidRPr="00257FF3">
              <w:rPr>
                <w:rFonts w:ascii="Century Gothic" w:hAnsi="Century Gothic" w:cs="Arial"/>
                <w:b/>
                <w:bCs/>
                <w:sz w:val="16"/>
                <w:szCs w:val="16"/>
              </w:rPr>
              <w:t>Cargo:</w:t>
            </w:r>
          </w:p>
          <w:p w14:paraId="6D40B3BC" w14:textId="02BF8C37" w:rsidR="007501A8" w:rsidRPr="00257FF3" w:rsidRDefault="00B9412C" w:rsidP="00E57FC4">
            <w:pPr>
              <w:autoSpaceDE w:val="0"/>
              <w:autoSpaceDN w:val="0"/>
              <w:adjustRightInd w:val="0"/>
              <w:jc w:val="both"/>
              <w:rPr>
                <w:rFonts w:ascii="Century Gothic" w:hAnsi="Century Gothic" w:cs="Arial"/>
                <w:b/>
                <w:bCs/>
                <w:sz w:val="16"/>
                <w:szCs w:val="16"/>
              </w:rPr>
            </w:pPr>
            <w:r>
              <w:rPr>
                <w:rFonts w:ascii="Century Gothic" w:hAnsi="Century Gothic" w:cs="Arial"/>
                <w:b/>
                <w:bCs/>
                <w:sz w:val="16"/>
                <w:szCs w:val="16"/>
              </w:rPr>
              <w:t>Director del Observatorio</w:t>
            </w:r>
            <w:r w:rsidR="007501A8" w:rsidRPr="00257FF3">
              <w:rPr>
                <w:rFonts w:ascii="Century Gothic" w:hAnsi="Century Gothic" w:cs="Arial"/>
                <w:b/>
                <w:bCs/>
                <w:sz w:val="16"/>
                <w:szCs w:val="16"/>
              </w:rPr>
              <w:t xml:space="preserve"> </w:t>
            </w:r>
          </w:p>
        </w:tc>
      </w:tr>
      <w:bookmarkEnd w:id="10"/>
    </w:tbl>
    <w:p w14:paraId="2B96C998" w14:textId="77777777" w:rsidR="007501A8" w:rsidRPr="00E7408F" w:rsidRDefault="007501A8" w:rsidP="00E57FC4">
      <w:pPr>
        <w:pStyle w:val="TtuloTDC"/>
        <w:spacing w:before="0" w:line="240" w:lineRule="auto"/>
        <w:jc w:val="both"/>
        <w:rPr>
          <w:rFonts w:ascii="Century Gothic" w:hAnsi="Century Gothic"/>
          <w:color w:val="auto"/>
          <w:sz w:val="20"/>
          <w:szCs w:val="20"/>
        </w:rPr>
      </w:pPr>
    </w:p>
    <w:p w14:paraId="522B348C" w14:textId="77777777" w:rsidR="001725F4" w:rsidRPr="00E7408F" w:rsidRDefault="001725F4" w:rsidP="00E57FC4">
      <w:pPr>
        <w:spacing w:after="0" w:line="240" w:lineRule="auto"/>
        <w:jc w:val="both"/>
        <w:rPr>
          <w:rFonts w:ascii="Century Gothic" w:hAnsi="Century Gothic"/>
          <w:sz w:val="20"/>
          <w:szCs w:val="20"/>
        </w:rPr>
      </w:pPr>
    </w:p>
    <w:sectPr w:rsidR="001725F4" w:rsidRPr="00E7408F" w:rsidSect="00BC78C6">
      <w:pgSz w:w="12240" w:h="15840"/>
      <w:pgMar w:top="1134" w:right="1134" w:bottom="1134"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E61C9" w14:textId="77777777" w:rsidR="00A54AC3" w:rsidRDefault="00A54AC3" w:rsidP="00AC2766">
      <w:pPr>
        <w:spacing w:after="0" w:line="240" w:lineRule="auto"/>
      </w:pPr>
      <w:r>
        <w:separator/>
      </w:r>
    </w:p>
  </w:endnote>
  <w:endnote w:type="continuationSeparator" w:id="0">
    <w:p w14:paraId="003B8518" w14:textId="77777777" w:rsidR="00A54AC3" w:rsidRDefault="00A54AC3" w:rsidP="00AC2766">
      <w:pPr>
        <w:spacing w:after="0" w:line="240" w:lineRule="auto"/>
      </w:pPr>
      <w:r>
        <w:continuationSeparator/>
      </w:r>
    </w:p>
  </w:endnote>
  <w:endnote w:type="continuationNotice" w:id="1">
    <w:p w14:paraId="385F1FE1" w14:textId="77777777" w:rsidR="00A54AC3" w:rsidRDefault="00A54A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F5D19" w14:textId="5A5C7701" w:rsidR="00AC2766" w:rsidRDefault="00AC2766">
    <w:pPr>
      <w:pStyle w:val="Piedepgina"/>
    </w:pPr>
    <w:r>
      <w:rPr>
        <w:rFonts w:ascii="Arial" w:eastAsia="Times New Roman" w:hAnsi="Arial" w:cs="Arial"/>
        <w:iCs/>
        <w:noProof/>
        <w:sz w:val="14"/>
        <w:szCs w:val="14"/>
        <w:lang w:eastAsia="es-CO"/>
      </w:rPr>
      <w:drawing>
        <wp:anchor distT="0" distB="0" distL="114300" distR="114300" simplePos="0" relativeHeight="251658245" behindDoc="0" locked="0" layoutInCell="1" allowOverlap="1" wp14:anchorId="44C01004" wp14:editId="360DA73F">
          <wp:simplePos x="0" y="0"/>
          <wp:positionH relativeFrom="page">
            <wp:posOffset>-3810</wp:posOffset>
          </wp:positionH>
          <wp:positionV relativeFrom="paragraph">
            <wp:posOffset>266700</wp:posOffset>
          </wp:positionV>
          <wp:extent cx="3988435" cy="203200"/>
          <wp:effectExtent l="0" t="0" r="0" b="6350"/>
          <wp:wrapNone/>
          <wp:docPr id="2038148633" name="Imagen 203814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43778" name="Imagen 578343778"/>
                  <pic:cNvPicPr/>
                </pic:nvPicPr>
                <pic:blipFill>
                  <a:blip r:embed="rId1">
                    <a:extLst>
                      <a:ext uri="{28A0092B-C50C-407E-A947-70E740481C1C}">
                        <a14:useLocalDpi xmlns:a14="http://schemas.microsoft.com/office/drawing/2010/main" val="0"/>
                      </a:ext>
                    </a:extLst>
                  </a:blip>
                  <a:stretch>
                    <a:fillRect/>
                  </a:stretch>
                </pic:blipFill>
                <pic:spPr>
                  <a:xfrm>
                    <a:off x="0" y="0"/>
                    <a:ext cx="3988435" cy="203200"/>
                  </a:xfrm>
                  <a:prstGeom prst="rect">
                    <a:avLst/>
                  </a:prstGeom>
                </pic:spPr>
              </pic:pic>
            </a:graphicData>
          </a:graphic>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E00060">
      <w:rPr>
        <w:rFonts w:ascii="Century Gothic" w:eastAsia="Times New Roman" w:hAnsi="Century Gothic" w:cs="Arial"/>
        <w:iCs/>
        <w:noProof/>
        <w:sz w:val="14"/>
        <w:szCs w:val="14"/>
        <w:lang w:eastAsia="es-ES"/>
      </w:rPr>
      <w:t>16</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00241CC6">
      <w:rPr>
        <w:rFonts w:ascii="Century Gothic" w:eastAsia="Times New Roman" w:hAnsi="Century Gothic" w:cs="Arial"/>
        <w:iCs/>
        <w:sz w:val="14"/>
        <w:szCs w:val="14"/>
        <w:lang w:eastAsia="es-ES"/>
      </w:rPr>
      <w:t>14</w:t>
    </w:r>
    <w:r w:rsidRPr="00494023">
      <w:rPr>
        <w:rFonts w:ascii="Century Gothic" w:eastAsia="Times New Roman" w:hAnsi="Century Gothic" w:cs="Arial"/>
        <w:iCs/>
        <w:sz w:val="14"/>
        <w:szCs w:val="14"/>
        <w:lang w:eastAsia="es-ES"/>
      </w:rPr>
      <w:tab/>
    </w:r>
    <w:r>
      <w:rPr>
        <w:rFonts w:ascii="Century Gothic" w:eastAsia="Times New Roman" w:hAnsi="Century Gothic" w:cs="Arial"/>
        <w:iCs/>
        <w:sz w:val="14"/>
        <w:szCs w:val="14"/>
        <w:lang w:eastAsia="es-ES"/>
      </w:rPr>
      <w:tab/>
    </w:r>
    <w:r>
      <w:rPr>
        <w:rFonts w:ascii="Century Gothic" w:eastAsia="Times New Roman" w:hAnsi="Century Gothic" w:cs="Times New Roman"/>
        <w:noProof/>
        <w:sz w:val="14"/>
        <w:szCs w:val="14"/>
        <w:lang w:eastAsia="es-CO"/>
      </w:rPr>
      <w:t>PROPUESTA</w:t>
    </w:r>
    <w:r>
      <w:rPr>
        <w:rFonts w:ascii="Arial" w:eastAsia="Times New Roman" w:hAnsi="Arial" w:cs="Arial"/>
        <w:iCs/>
        <w:noProof/>
        <w:sz w:val="14"/>
        <w:szCs w:val="14"/>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51DC6" w14:textId="77777777" w:rsidR="00A54AC3" w:rsidRDefault="00A54AC3" w:rsidP="00AC2766">
      <w:pPr>
        <w:spacing w:after="0" w:line="240" w:lineRule="auto"/>
      </w:pPr>
      <w:r>
        <w:separator/>
      </w:r>
    </w:p>
  </w:footnote>
  <w:footnote w:type="continuationSeparator" w:id="0">
    <w:p w14:paraId="5DEC4F2D" w14:textId="77777777" w:rsidR="00A54AC3" w:rsidRDefault="00A54AC3" w:rsidP="00AC2766">
      <w:pPr>
        <w:spacing w:after="0" w:line="240" w:lineRule="auto"/>
      </w:pPr>
      <w:r>
        <w:continuationSeparator/>
      </w:r>
    </w:p>
  </w:footnote>
  <w:footnote w:type="continuationNotice" w:id="1">
    <w:p w14:paraId="0311BA69" w14:textId="77777777" w:rsidR="00A54AC3" w:rsidRDefault="00A54A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99B08" w14:textId="7F938C9E" w:rsidR="00AC2766" w:rsidRDefault="00AC2766" w:rsidP="00AC2766">
    <w:pPr>
      <w:pStyle w:val="Encabezado"/>
    </w:pPr>
    <w:r>
      <w:rPr>
        <w:noProof/>
        <w:lang w:eastAsia="es-CO"/>
      </w:rPr>
      <mc:AlternateContent>
        <mc:Choice Requires="wps">
          <w:drawing>
            <wp:anchor distT="45720" distB="45720" distL="114300" distR="114300" simplePos="0" relativeHeight="251658244" behindDoc="1" locked="0" layoutInCell="1" allowOverlap="1" wp14:anchorId="1A0B5033" wp14:editId="76BFD0EE">
              <wp:simplePos x="0" y="0"/>
              <wp:positionH relativeFrom="column">
                <wp:posOffset>5490210</wp:posOffset>
              </wp:positionH>
              <wp:positionV relativeFrom="paragraph">
                <wp:posOffset>87630</wp:posOffset>
              </wp:positionV>
              <wp:extent cx="1497330" cy="638175"/>
              <wp:effectExtent l="0" t="0" r="0" b="0"/>
              <wp:wrapNone/>
              <wp:docPr id="1469125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330" cy="638175"/>
                      </a:xfrm>
                      <a:prstGeom prst="rect">
                        <a:avLst/>
                      </a:prstGeom>
                      <a:noFill/>
                      <a:ln w="9525">
                        <a:noFill/>
                        <a:miter lim="800000"/>
                        <a:headEnd/>
                        <a:tailEnd/>
                      </a:ln>
                    </wps:spPr>
                    <wps:txbx>
                      <w:txbxContent>
                        <w:p w14:paraId="4812C635" w14:textId="77777777" w:rsidR="00AC2766" w:rsidRPr="00AC2766" w:rsidRDefault="00AC2766" w:rsidP="00AC2766">
                          <w:pPr>
                            <w:pStyle w:val="Encabezado"/>
                            <w:jc w:val="center"/>
                            <w:rPr>
                              <w:rFonts w:ascii="Century Gothic" w:hAnsi="Century Gothic" w:cs="Arial"/>
                              <w:b/>
                              <w:sz w:val="18"/>
                              <w:szCs w:val="18"/>
                            </w:rPr>
                          </w:pPr>
                          <w:r w:rsidRPr="00AC2766">
                            <w:rPr>
                              <w:rFonts w:ascii="Century Gothic" w:hAnsi="Century Gothic" w:cs="Arial"/>
                              <w:b/>
                              <w:sz w:val="18"/>
                              <w:szCs w:val="18"/>
                            </w:rPr>
                            <w:t>VIGENTE DESDE:</w:t>
                          </w:r>
                        </w:p>
                        <w:p w14:paraId="134AB161" w14:textId="77777777" w:rsidR="00AC2766" w:rsidRPr="00AC2766" w:rsidRDefault="00AC2766" w:rsidP="00AC2766">
                          <w:pPr>
                            <w:pStyle w:val="Encabezado"/>
                            <w:jc w:val="center"/>
                            <w:rPr>
                              <w:rFonts w:ascii="Century Gothic" w:hAnsi="Century Gothic" w:cs="Arial"/>
                              <w:b/>
                              <w:sz w:val="18"/>
                              <w:szCs w:val="18"/>
                            </w:rPr>
                          </w:pPr>
                          <w:proofErr w:type="spellStart"/>
                          <w:r w:rsidRPr="00AC2766">
                            <w:rPr>
                              <w:rFonts w:ascii="Century Gothic" w:hAnsi="Century Gothic" w:cs="Arial"/>
                              <w:bCs/>
                              <w:sz w:val="18"/>
                              <w:szCs w:val="18"/>
                            </w:rPr>
                            <w:t>dd</w:t>
                          </w:r>
                          <w:proofErr w:type="spellEnd"/>
                          <w:r w:rsidRPr="00AC2766">
                            <w:rPr>
                              <w:rFonts w:ascii="Century Gothic" w:hAnsi="Century Gothic" w:cs="Arial"/>
                              <w:bCs/>
                              <w:sz w:val="18"/>
                              <w:szCs w:val="18"/>
                            </w:rPr>
                            <w:t>/mm/</w:t>
                          </w:r>
                          <w:proofErr w:type="spellStart"/>
                          <w:r w:rsidRPr="00AC2766">
                            <w:rPr>
                              <w:rFonts w:ascii="Century Gothic" w:hAnsi="Century Gothic" w:cs="Arial"/>
                              <w:bCs/>
                              <w:sz w:val="18"/>
                              <w:szCs w:val="18"/>
                            </w:rPr>
                            <w:t>aaaa</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0B5033" id="_x0000_t202" coordsize="21600,21600" o:spt="202" path="m,l,21600r21600,l21600,xe">
              <v:stroke joinstyle="miter"/>
              <v:path gradientshapeok="t" o:connecttype="rect"/>
            </v:shapetype>
            <v:shape id="Cuadro de texto 2" o:spid="_x0000_s1026" type="#_x0000_t202" style="position:absolute;margin-left:432.3pt;margin-top:6.9pt;width:117.9pt;height:50.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" filled="f" stroked="f">
              <v:textbox>
                <w:txbxContent>
                  <w:p w14:paraId="4812C635" w14:textId="77777777" w:rsidR="00AC2766" w:rsidRPr="00AC2766" w:rsidRDefault="00AC2766" w:rsidP="00AC2766">
                    <w:pPr>
                      <w:pStyle w:val="Encabezado"/>
                      <w:jc w:val="center"/>
                      <w:rPr>
                        <w:rFonts w:ascii="Century Gothic" w:hAnsi="Century Gothic" w:cs="Arial"/>
                        <w:b/>
                        <w:sz w:val="18"/>
                        <w:szCs w:val="18"/>
                      </w:rPr>
                    </w:pPr>
                    <w:r w:rsidRPr="00AC2766">
                      <w:rPr>
                        <w:rFonts w:ascii="Century Gothic" w:hAnsi="Century Gothic" w:cs="Arial"/>
                        <w:b/>
                        <w:sz w:val="18"/>
                        <w:szCs w:val="18"/>
                      </w:rPr>
                      <w:t>VIGENTE DESDE:</w:t>
                    </w:r>
                  </w:p>
                  <w:p w14:paraId="134AB161" w14:textId="77777777" w:rsidR="00AC2766" w:rsidRPr="00AC2766" w:rsidRDefault="00AC2766" w:rsidP="00AC2766">
                    <w:pPr>
                      <w:pStyle w:val="Encabezado"/>
                      <w:jc w:val="center"/>
                      <w:rPr>
                        <w:rFonts w:ascii="Century Gothic" w:hAnsi="Century Gothic" w:cs="Arial"/>
                        <w:b/>
                        <w:sz w:val="18"/>
                        <w:szCs w:val="18"/>
                      </w:rPr>
                    </w:pPr>
                    <w:proofErr w:type="spellStart"/>
                    <w:r w:rsidRPr="00AC2766">
                      <w:rPr>
                        <w:rFonts w:ascii="Century Gothic" w:hAnsi="Century Gothic" w:cs="Arial"/>
                        <w:bCs/>
                        <w:sz w:val="18"/>
                        <w:szCs w:val="18"/>
                      </w:rPr>
                      <w:t>dd</w:t>
                    </w:r>
                    <w:proofErr w:type="spellEnd"/>
                    <w:r w:rsidRPr="00AC2766">
                      <w:rPr>
                        <w:rFonts w:ascii="Century Gothic" w:hAnsi="Century Gothic" w:cs="Arial"/>
                        <w:bCs/>
                        <w:sz w:val="18"/>
                        <w:szCs w:val="18"/>
                      </w:rPr>
                      <w:t>/mm/</w:t>
                    </w:r>
                    <w:proofErr w:type="spellStart"/>
                    <w:r w:rsidRPr="00AC2766">
                      <w:rPr>
                        <w:rFonts w:ascii="Century Gothic" w:hAnsi="Century Gothic" w:cs="Arial"/>
                        <w:bCs/>
                        <w:sz w:val="18"/>
                        <w:szCs w:val="18"/>
                      </w:rPr>
                      <w:t>aaaa</w:t>
                    </w:r>
                    <w:proofErr w:type="spellEnd"/>
                  </w:p>
                </w:txbxContent>
              </v:textbox>
            </v:shape>
          </w:pict>
        </mc:Fallback>
      </mc:AlternateContent>
    </w:r>
    <w:r w:rsidRPr="007A518B">
      <w:rPr>
        <w:rFonts w:ascii="Arial" w:hAnsi="Arial" w:cs="Arial"/>
        <w:bCs/>
        <w:noProof/>
        <w:sz w:val="16"/>
        <w:szCs w:val="16"/>
        <w:lang w:eastAsia="es-CO"/>
      </w:rPr>
      <mc:AlternateContent>
        <mc:Choice Requires="wps">
          <w:drawing>
            <wp:anchor distT="45720" distB="45720" distL="114300" distR="114300" simplePos="0" relativeHeight="251658243" behindDoc="0" locked="0" layoutInCell="1" allowOverlap="1" wp14:anchorId="770A96A6" wp14:editId="3309270D">
              <wp:simplePos x="0" y="0"/>
              <wp:positionH relativeFrom="column">
                <wp:posOffset>3461385</wp:posOffset>
              </wp:positionH>
              <wp:positionV relativeFrom="paragraph">
                <wp:posOffset>87630</wp:posOffset>
              </wp:positionV>
              <wp:extent cx="1333500" cy="638175"/>
              <wp:effectExtent l="0" t="0" r="0" b="0"/>
              <wp:wrapNone/>
              <wp:docPr id="7304140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38175"/>
                      </a:xfrm>
                      <a:prstGeom prst="rect">
                        <a:avLst/>
                      </a:prstGeom>
                      <a:noFill/>
                      <a:ln w="9525">
                        <a:noFill/>
                        <a:miter lim="800000"/>
                        <a:headEnd/>
                        <a:tailEnd/>
                      </a:ln>
                    </wps:spPr>
                    <wps:txbx>
                      <w:txbxContent>
                        <w:p w14:paraId="58B9FDFA" w14:textId="77777777" w:rsidR="00AC2766" w:rsidRPr="00AC2766" w:rsidRDefault="00AC2766" w:rsidP="00AC2766">
                          <w:pPr>
                            <w:pStyle w:val="Encabezado"/>
                            <w:jc w:val="center"/>
                            <w:rPr>
                              <w:rFonts w:ascii="Century Gothic" w:hAnsi="Century Gothic" w:cs="Arial"/>
                              <w:b/>
                              <w:sz w:val="18"/>
                              <w:szCs w:val="18"/>
                            </w:rPr>
                          </w:pPr>
                          <w:r w:rsidRPr="00AC2766">
                            <w:rPr>
                              <w:rFonts w:ascii="Century Gothic" w:hAnsi="Century Gothic" w:cs="Arial"/>
                              <w:b/>
                              <w:sz w:val="18"/>
                              <w:szCs w:val="18"/>
                            </w:rPr>
                            <w:t>VERSIÓN:</w:t>
                          </w:r>
                        </w:p>
                        <w:p w14:paraId="7251542E" w14:textId="743A1090" w:rsidR="00AC2766" w:rsidRPr="00AC2766" w:rsidRDefault="00AC4A93" w:rsidP="00AC2766">
                          <w:pPr>
                            <w:spacing w:after="0" w:line="240" w:lineRule="auto"/>
                            <w:jc w:val="center"/>
                            <w:rPr>
                              <w:rFonts w:ascii="Century Gothic" w:hAnsi="Century Gothic"/>
                              <w:sz w:val="18"/>
                              <w:szCs w:val="18"/>
                            </w:rPr>
                          </w:pPr>
                          <w:r>
                            <w:rPr>
                              <w:rFonts w:ascii="Century Gothic" w:hAnsi="Century Gothic" w:cs="Arial"/>
                              <w:bCs/>
                              <w:sz w:val="18"/>
                              <w:szCs w:val="18"/>
                            </w:rPr>
                            <w:t>II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0A96A6" id="_x0000_s1027" type="#_x0000_t202" style="position:absolute;margin-left:272.55pt;margin-top:6.9pt;width:105pt;height:50.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" filled="f" stroked="f">
              <v:textbox>
                <w:txbxContent>
                  <w:p w14:paraId="58B9FDFA" w14:textId="77777777" w:rsidR="00AC2766" w:rsidRPr="00AC2766" w:rsidRDefault="00AC2766" w:rsidP="00AC2766">
                    <w:pPr>
                      <w:pStyle w:val="Encabezado"/>
                      <w:jc w:val="center"/>
                      <w:rPr>
                        <w:rFonts w:ascii="Century Gothic" w:hAnsi="Century Gothic" w:cs="Arial"/>
                        <w:b/>
                        <w:sz w:val="18"/>
                        <w:szCs w:val="18"/>
                      </w:rPr>
                    </w:pPr>
                    <w:r w:rsidRPr="00AC2766">
                      <w:rPr>
                        <w:rFonts w:ascii="Century Gothic" w:hAnsi="Century Gothic" w:cs="Arial"/>
                        <w:b/>
                        <w:sz w:val="18"/>
                        <w:szCs w:val="18"/>
                      </w:rPr>
                      <w:t>VERSIÓN:</w:t>
                    </w:r>
                  </w:p>
                  <w:p w14:paraId="7251542E" w14:textId="743A1090" w:rsidR="00AC2766" w:rsidRPr="00AC2766" w:rsidRDefault="00AC4A93" w:rsidP="00AC2766">
                    <w:pPr>
                      <w:spacing w:after="0" w:line="240" w:lineRule="auto"/>
                      <w:jc w:val="center"/>
                      <w:rPr>
                        <w:rFonts w:ascii="Century Gothic" w:hAnsi="Century Gothic"/>
                        <w:sz w:val="18"/>
                        <w:szCs w:val="18"/>
                      </w:rPr>
                    </w:pPr>
                    <w:r>
                      <w:rPr>
                        <w:rFonts w:ascii="Century Gothic" w:hAnsi="Century Gothic" w:cs="Arial"/>
                        <w:bCs/>
                        <w:sz w:val="18"/>
                        <w:szCs w:val="18"/>
                      </w:rPr>
                      <w:t>II</w:t>
                    </w:r>
                  </w:p>
                </w:txbxContent>
              </v:textbox>
            </v:shape>
          </w:pict>
        </mc:Fallback>
      </mc:AlternateContent>
    </w:r>
    <w:r w:rsidRPr="007A518B">
      <w:rPr>
        <w:rFonts w:ascii="Arial" w:hAnsi="Arial" w:cs="Arial"/>
        <w:bCs/>
        <w:noProof/>
        <w:sz w:val="16"/>
        <w:szCs w:val="16"/>
        <w:lang w:eastAsia="es-CO"/>
      </w:rPr>
      <mc:AlternateContent>
        <mc:Choice Requires="wps">
          <w:drawing>
            <wp:anchor distT="45720" distB="45720" distL="114300" distR="114300" simplePos="0" relativeHeight="251658242" behindDoc="1" locked="0" layoutInCell="1" allowOverlap="1" wp14:anchorId="46F74C94" wp14:editId="44759DF4">
              <wp:simplePos x="0" y="0"/>
              <wp:positionH relativeFrom="column">
                <wp:posOffset>1565910</wp:posOffset>
              </wp:positionH>
              <wp:positionV relativeFrom="paragraph">
                <wp:posOffset>108585</wp:posOffset>
              </wp:positionV>
              <wp:extent cx="1266825" cy="600075"/>
              <wp:effectExtent l="0" t="0" r="0" b="0"/>
              <wp:wrapNone/>
              <wp:docPr id="9094197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00075"/>
                      </a:xfrm>
                      <a:prstGeom prst="rect">
                        <a:avLst/>
                      </a:prstGeom>
                      <a:noFill/>
                      <a:ln w="9525">
                        <a:noFill/>
                        <a:miter lim="800000"/>
                        <a:headEnd/>
                        <a:tailEnd/>
                      </a:ln>
                    </wps:spPr>
                    <wps:txbx>
                      <w:txbxContent>
                        <w:p w14:paraId="5EA204DC" w14:textId="77777777" w:rsidR="00AC2766" w:rsidRPr="00AC2766" w:rsidRDefault="00AC2766" w:rsidP="00AC2766">
                          <w:pPr>
                            <w:spacing w:after="0" w:line="240" w:lineRule="auto"/>
                            <w:jc w:val="center"/>
                            <w:rPr>
                              <w:rFonts w:ascii="Century Gothic" w:hAnsi="Century Gothic"/>
                              <w:b/>
                              <w:bCs/>
                              <w:sz w:val="18"/>
                              <w:szCs w:val="18"/>
                              <w:lang w:val="es-MX"/>
                            </w:rPr>
                          </w:pPr>
                          <w:r w:rsidRPr="00AC2766">
                            <w:rPr>
                              <w:rFonts w:ascii="Century Gothic" w:hAnsi="Century Gothic"/>
                              <w:b/>
                              <w:bCs/>
                              <w:sz w:val="18"/>
                              <w:szCs w:val="18"/>
                              <w:lang w:val="es-MX"/>
                            </w:rPr>
                            <w:t>CÓDIGO</w:t>
                          </w:r>
                        </w:p>
                        <w:p w14:paraId="08A14BAF" w14:textId="457EC759" w:rsidR="00AC2766" w:rsidRPr="00AC2766" w:rsidRDefault="003840DA" w:rsidP="00AC2766">
                          <w:pPr>
                            <w:spacing w:after="0" w:line="240" w:lineRule="auto"/>
                            <w:jc w:val="center"/>
                            <w:rPr>
                              <w:rFonts w:ascii="Century Gothic" w:hAnsi="Century Gothic"/>
                              <w:sz w:val="18"/>
                              <w:szCs w:val="18"/>
                              <w:lang w:val="es-MX"/>
                            </w:rPr>
                          </w:pPr>
                          <w:r>
                            <w:rPr>
                              <w:rFonts w:ascii="Century Gothic" w:hAnsi="Century Gothic"/>
                              <w:sz w:val="18"/>
                              <w:szCs w:val="18"/>
                              <w:lang w:val="es-MX"/>
                            </w:rPr>
                            <w:t>I</w:t>
                          </w:r>
                          <w:r w:rsidR="00A2022D">
                            <w:rPr>
                              <w:rFonts w:ascii="Century Gothic" w:hAnsi="Century Gothic"/>
                              <w:sz w:val="18"/>
                              <w:szCs w:val="18"/>
                              <w:lang w:val="es-MX"/>
                            </w:rPr>
                            <w:t>N</w:t>
                          </w:r>
                          <w:r w:rsidR="00AC2766" w:rsidRPr="00AC2766">
                            <w:rPr>
                              <w:rFonts w:ascii="Century Gothic" w:hAnsi="Century Gothic"/>
                              <w:sz w:val="18"/>
                              <w:szCs w:val="18"/>
                              <w:lang w:val="es-MX"/>
                            </w:rPr>
                            <w:t>-XX-XX</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F74C94" id="_x0000_s1028" type="#_x0000_t202" style="position:absolute;margin-left:123.3pt;margin-top:8.55pt;width:99.75pt;height:47.2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" filled="f" stroked="f">
              <v:textbox>
                <w:txbxContent>
                  <w:p w14:paraId="5EA204DC" w14:textId="77777777" w:rsidR="00AC2766" w:rsidRPr="00AC2766" w:rsidRDefault="00AC2766" w:rsidP="00AC2766">
                    <w:pPr>
                      <w:spacing w:after="0" w:line="240" w:lineRule="auto"/>
                      <w:jc w:val="center"/>
                      <w:rPr>
                        <w:rFonts w:ascii="Century Gothic" w:hAnsi="Century Gothic"/>
                        <w:b/>
                        <w:bCs/>
                        <w:sz w:val="18"/>
                        <w:szCs w:val="18"/>
                        <w:lang w:val="es-MX"/>
                      </w:rPr>
                    </w:pPr>
                    <w:r w:rsidRPr="00AC2766">
                      <w:rPr>
                        <w:rFonts w:ascii="Century Gothic" w:hAnsi="Century Gothic"/>
                        <w:b/>
                        <w:bCs/>
                        <w:sz w:val="18"/>
                        <w:szCs w:val="18"/>
                        <w:lang w:val="es-MX"/>
                      </w:rPr>
                      <w:t>CÓDIGO</w:t>
                    </w:r>
                  </w:p>
                  <w:p w14:paraId="08A14BAF" w14:textId="457EC759" w:rsidR="00AC2766" w:rsidRPr="00AC2766" w:rsidRDefault="003840DA" w:rsidP="00AC2766">
                    <w:pPr>
                      <w:spacing w:after="0" w:line="240" w:lineRule="auto"/>
                      <w:jc w:val="center"/>
                      <w:rPr>
                        <w:rFonts w:ascii="Century Gothic" w:hAnsi="Century Gothic"/>
                        <w:sz w:val="18"/>
                        <w:szCs w:val="18"/>
                        <w:lang w:val="es-MX"/>
                      </w:rPr>
                    </w:pPr>
                    <w:r>
                      <w:rPr>
                        <w:rFonts w:ascii="Century Gothic" w:hAnsi="Century Gothic"/>
                        <w:sz w:val="18"/>
                        <w:szCs w:val="18"/>
                        <w:lang w:val="es-MX"/>
                      </w:rPr>
                      <w:t>I</w:t>
                    </w:r>
                    <w:r w:rsidR="00A2022D">
                      <w:rPr>
                        <w:rFonts w:ascii="Century Gothic" w:hAnsi="Century Gothic"/>
                        <w:sz w:val="18"/>
                        <w:szCs w:val="18"/>
                        <w:lang w:val="es-MX"/>
                      </w:rPr>
                      <w:t>N</w:t>
                    </w:r>
                    <w:r w:rsidR="00AC2766" w:rsidRPr="00AC2766">
                      <w:rPr>
                        <w:rFonts w:ascii="Century Gothic" w:hAnsi="Century Gothic"/>
                        <w:sz w:val="18"/>
                        <w:szCs w:val="18"/>
                        <w:lang w:val="es-MX"/>
                      </w:rPr>
                      <w:t>-XX-XX</w:t>
                    </w:r>
                  </w:p>
                </w:txbxContent>
              </v:textbox>
            </v:shape>
          </w:pict>
        </mc:Fallback>
      </mc:AlternateContent>
    </w:r>
    <w:r w:rsidRPr="007A518B">
      <w:rPr>
        <w:rFonts w:ascii="Arial" w:hAnsi="Arial" w:cs="Arial"/>
        <w:b/>
        <w:noProof/>
        <w:sz w:val="20"/>
        <w:szCs w:val="20"/>
        <w:lang w:eastAsia="es-CO"/>
      </w:rPr>
      <mc:AlternateContent>
        <mc:Choice Requires="wps">
          <w:drawing>
            <wp:anchor distT="45720" distB="45720" distL="114300" distR="114300" simplePos="0" relativeHeight="251658241" behindDoc="1" locked="0" layoutInCell="1" allowOverlap="1" wp14:anchorId="2BB7E5C1" wp14:editId="4140E5E4">
              <wp:simplePos x="0" y="0"/>
              <wp:positionH relativeFrom="margin">
                <wp:posOffset>1085850</wp:posOffset>
              </wp:positionH>
              <wp:positionV relativeFrom="paragraph">
                <wp:posOffset>-244475</wp:posOffset>
              </wp:positionV>
              <wp:extent cx="5270500" cy="279400"/>
              <wp:effectExtent l="0" t="0" r="0" b="6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279400"/>
                      </a:xfrm>
                      <a:prstGeom prst="rect">
                        <a:avLst/>
                      </a:prstGeom>
                      <a:noFill/>
                      <a:ln w="9525">
                        <a:noFill/>
                        <a:miter lim="800000"/>
                        <a:headEnd/>
                        <a:tailEnd/>
                      </a:ln>
                    </wps:spPr>
                    <wps:txbx>
                      <w:txbxContent>
                        <w:p w14:paraId="102CF758" w14:textId="5DB4735D" w:rsidR="00AC2766" w:rsidRPr="005220BC" w:rsidRDefault="005220BC" w:rsidP="00AC2766">
                          <w:pPr>
                            <w:rPr>
                              <w:rFonts w:ascii="Century Gothic" w:hAnsi="Century Gothic"/>
                              <w:b/>
                              <w:bCs/>
                              <w:sz w:val="20"/>
                              <w:szCs w:val="20"/>
                              <w:lang w:val="es-MX"/>
                            </w:rPr>
                          </w:pPr>
                          <w:r>
                            <w:rPr>
                              <w:rFonts w:ascii="Century Gothic" w:hAnsi="Century Gothic"/>
                              <w:b/>
                              <w:bCs/>
                              <w:sz w:val="20"/>
                              <w:szCs w:val="20"/>
                              <w:lang w:val="es-MX"/>
                            </w:rPr>
                            <w:t>Instructivo Tablero:</w:t>
                          </w:r>
                          <w:r w:rsidRPr="005220BC">
                            <w:t xml:space="preserve"> </w:t>
                          </w:r>
                          <w:r w:rsidR="00417520" w:rsidRPr="00417520">
                            <w:rPr>
                              <w:rFonts w:ascii="Century Gothic" w:hAnsi="Century Gothic"/>
                              <w:b/>
                              <w:bCs/>
                              <w:sz w:val="20"/>
                              <w:szCs w:val="20"/>
                              <w:lang w:val="es-MX"/>
                            </w:rPr>
                            <w:t>Intensidad de la Dinámica Inmobiliaria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E5C1" id="_x0000_s1029" type="#_x0000_t202" style="position:absolute;margin-left:85.5pt;margin-top:-19.25pt;width:415pt;height:22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" filled="f" stroked="f">
              <v:textbox>
                <w:txbxContent>
                  <w:p w14:paraId="102CF758" w14:textId="5DB4735D" w:rsidR="00AC2766" w:rsidRPr="005220BC" w:rsidRDefault="005220BC" w:rsidP="00AC2766">
                    <w:pPr>
                      <w:rPr>
                        <w:rFonts w:ascii="Century Gothic" w:hAnsi="Century Gothic"/>
                        <w:b/>
                        <w:bCs/>
                        <w:sz w:val="20"/>
                        <w:szCs w:val="20"/>
                        <w:lang w:val="es-MX"/>
                      </w:rPr>
                    </w:pPr>
                    <w:r>
                      <w:rPr>
                        <w:rFonts w:ascii="Century Gothic" w:hAnsi="Century Gothic"/>
                        <w:b/>
                        <w:bCs/>
                        <w:sz w:val="20"/>
                        <w:szCs w:val="20"/>
                        <w:lang w:val="es-MX"/>
                      </w:rPr>
                      <w:t>Instructivo Tablero:</w:t>
                    </w:r>
                    <w:r w:rsidRPr="005220BC">
                      <w:t xml:space="preserve"> </w:t>
                    </w:r>
                    <w:r w:rsidR="00417520" w:rsidRPr="00417520">
                      <w:rPr>
                        <w:rFonts w:ascii="Century Gothic" w:hAnsi="Century Gothic"/>
                        <w:b/>
                        <w:bCs/>
                        <w:sz w:val="20"/>
                        <w:szCs w:val="20"/>
                        <w:lang w:val="es-MX"/>
                      </w:rPr>
                      <w:t>Intensidad de la Dinámica Inmobiliaria en Colombia</w:t>
                    </w:r>
                  </w:p>
                </w:txbxContent>
              </v:textbox>
              <w10:wrap anchorx="margin"/>
            </v:shape>
          </w:pict>
        </mc:Fallback>
      </mc:AlternateContent>
    </w:r>
    <w:r>
      <w:rPr>
        <w:noProof/>
        <w:lang w:eastAsia="es-CO"/>
      </w:rPr>
      <w:drawing>
        <wp:anchor distT="0" distB="0" distL="114300" distR="114300" simplePos="0" relativeHeight="251658240" behindDoc="1" locked="0" layoutInCell="1" allowOverlap="1" wp14:anchorId="1D665375" wp14:editId="50515E77">
          <wp:simplePos x="0" y="0"/>
          <wp:positionH relativeFrom="page">
            <wp:align>left</wp:align>
          </wp:positionH>
          <wp:positionV relativeFrom="paragraph">
            <wp:posOffset>-360045</wp:posOffset>
          </wp:positionV>
          <wp:extent cx="7811770" cy="1084580"/>
          <wp:effectExtent l="0" t="0" r="0" b="1270"/>
          <wp:wrapNone/>
          <wp:docPr id="2107369955" name="Imagen 2107369955"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975" name="Imagen 200735975" descr="Interfaz de usuario gráfica"/>
                  <pic:cNvPicPr/>
                </pic:nvPicPr>
                <pic:blipFill>
                  <a:blip r:embed="rId1">
                    <a:extLst>
                      <a:ext uri="{28A0092B-C50C-407E-A947-70E740481C1C}">
                        <a14:useLocalDpi xmlns:a14="http://schemas.microsoft.com/office/drawing/2010/main" val="0"/>
                      </a:ext>
                    </a:extLst>
                  </a:blip>
                  <a:stretch>
                    <a:fillRect/>
                  </a:stretch>
                </pic:blipFill>
                <pic:spPr>
                  <a:xfrm>
                    <a:off x="0" y="0"/>
                    <a:ext cx="7811770" cy="1084580"/>
                  </a:xfrm>
                  <a:prstGeom prst="rect">
                    <a:avLst/>
                  </a:prstGeom>
                </pic:spPr>
              </pic:pic>
            </a:graphicData>
          </a:graphic>
          <wp14:sizeRelH relativeFrom="page">
            <wp14:pctWidth>0</wp14:pctWidth>
          </wp14:sizeRelH>
          <wp14:sizeRelV relativeFrom="page">
            <wp14:pctHeight>0</wp14:pctHeight>
          </wp14:sizeRelV>
        </wp:anchor>
      </w:drawing>
    </w:r>
  </w:p>
  <w:p w14:paraId="3B2192A1" w14:textId="3ED72ECA" w:rsidR="00AC2766" w:rsidRDefault="00AC2766" w:rsidP="00AC2766">
    <w:pPr>
      <w:pStyle w:val="Encabezado"/>
    </w:pPr>
  </w:p>
  <w:p w14:paraId="166E3759" w14:textId="77777777" w:rsidR="00AC2766" w:rsidRDefault="00AC2766" w:rsidP="00AC2766">
    <w:pPr>
      <w:pStyle w:val="Encabezado"/>
    </w:pPr>
  </w:p>
  <w:p w14:paraId="7C922E0B" w14:textId="6BA3A23A" w:rsidR="00AC2766" w:rsidRDefault="00AC2766" w:rsidP="00AC2766">
    <w:pPr>
      <w:pStyle w:val="Encabezado"/>
    </w:pPr>
  </w:p>
  <w:p w14:paraId="72C2965B" w14:textId="361E3131" w:rsidR="00AC2766" w:rsidRDefault="00AC27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74E94"/>
    <w:multiLevelType w:val="multilevel"/>
    <w:tmpl w:val="A2CA8C20"/>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24371FB"/>
    <w:multiLevelType w:val="hybridMultilevel"/>
    <w:tmpl w:val="429E0980"/>
    <w:lvl w:ilvl="0" w:tplc="240A0005">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2" w15:restartNumberingAfterBreak="0">
    <w:nsid w:val="06256A1A"/>
    <w:multiLevelType w:val="multilevel"/>
    <w:tmpl w:val="CA4ECF02"/>
    <w:lvl w:ilvl="0">
      <w:start w:val="4"/>
      <w:numFmt w:val="decimal"/>
      <w:lvlText w:val="%1"/>
      <w:lvlJc w:val="left"/>
      <w:pPr>
        <w:ind w:left="1068" w:hanging="360"/>
      </w:pPr>
      <w:rPr>
        <w:rFonts w:hint="default"/>
      </w:rPr>
    </w:lvl>
    <w:lvl w:ilvl="1">
      <w:start w:val="1"/>
      <w:numFmt w:val="decimal"/>
      <w:lvlText w:val="%1.%2"/>
      <w:lvlJc w:val="left"/>
      <w:pPr>
        <w:ind w:left="1068" w:hanging="360"/>
      </w:pPr>
      <w:rPr>
        <w:rFonts w:ascii="Century Gothic" w:hAnsi="Century Gothic" w:hint="default"/>
        <w:b/>
        <w:bCs/>
        <w:sz w:val="20"/>
        <w:szCs w:val="20"/>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3" w15:restartNumberingAfterBreak="0">
    <w:nsid w:val="0797504B"/>
    <w:multiLevelType w:val="hybridMultilevel"/>
    <w:tmpl w:val="6136ED72"/>
    <w:lvl w:ilvl="0" w:tplc="DAE4DD46">
      <w:start w:val="1"/>
      <w:numFmt w:val="bullet"/>
      <w:lvlText w:val=""/>
      <w:lvlJc w:val="left"/>
      <w:pPr>
        <w:ind w:left="1152" w:hanging="360"/>
      </w:pPr>
      <w:rPr>
        <w:rFonts w:ascii="Symbol" w:hAnsi="Symbol" w:hint="default"/>
      </w:rPr>
    </w:lvl>
    <w:lvl w:ilvl="1" w:tplc="240A0003" w:tentative="1">
      <w:start w:val="1"/>
      <w:numFmt w:val="bullet"/>
      <w:lvlText w:val="o"/>
      <w:lvlJc w:val="left"/>
      <w:pPr>
        <w:ind w:left="1872" w:hanging="360"/>
      </w:pPr>
      <w:rPr>
        <w:rFonts w:ascii="Courier New" w:hAnsi="Courier New" w:cs="Courier New" w:hint="default"/>
      </w:rPr>
    </w:lvl>
    <w:lvl w:ilvl="2" w:tplc="240A0005" w:tentative="1">
      <w:start w:val="1"/>
      <w:numFmt w:val="bullet"/>
      <w:lvlText w:val=""/>
      <w:lvlJc w:val="left"/>
      <w:pPr>
        <w:ind w:left="2592" w:hanging="360"/>
      </w:pPr>
      <w:rPr>
        <w:rFonts w:ascii="Wingdings" w:hAnsi="Wingdings" w:hint="default"/>
      </w:rPr>
    </w:lvl>
    <w:lvl w:ilvl="3" w:tplc="240A0001" w:tentative="1">
      <w:start w:val="1"/>
      <w:numFmt w:val="bullet"/>
      <w:lvlText w:val=""/>
      <w:lvlJc w:val="left"/>
      <w:pPr>
        <w:ind w:left="3312" w:hanging="360"/>
      </w:pPr>
      <w:rPr>
        <w:rFonts w:ascii="Symbol" w:hAnsi="Symbol" w:hint="default"/>
      </w:rPr>
    </w:lvl>
    <w:lvl w:ilvl="4" w:tplc="240A0003" w:tentative="1">
      <w:start w:val="1"/>
      <w:numFmt w:val="bullet"/>
      <w:lvlText w:val="o"/>
      <w:lvlJc w:val="left"/>
      <w:pPr>
        <w:ind w:left="4032" w:hanging="360"/>
      </w:pPr>
      <w:rPr>
        <w:rFonts w:ascii="Courier New" w:hAnsi="Courier New" w:cs="Courier New" w:hint="default"/>
      </w:rPr>
    </w:lvl>
    <w:lvl w:ilvl="5" w:tplc="240A0005" w:tentative="1">
      <w:start w:val="1"/>
      <w:numFmt w:val="bullet"/>
      <w:lvlText w:val=""/>
      <w:lvlJc w:val="left"/>
      <w:pPr>
        <w:ind w:left="4752" w:hanging="360"/>
      </w:pPr>
      <w:rPr>
        <w:rFonts w:ascii="Wingdings" w:hAnsi="Wingdings" w:hint="default"/>
      </w:rPr>
    </w:lvl>
    <w:lvl w:ilvl="6" w:tplc="240A0001" w:tentative="1">
      <w:start w:val="1"/>
      <w:numFmt w:val="bullet"/>
      <w:lvlText w:val=""/>
      <w:lvlJc w:val="left"/>
      <w:pPr>
        <w:ind w:left="5472" w:hanging="360"/>
      </w:pPr>
      <w:rPr>
        <w:rFonts w:ascii="Symbol" w:hAnsi="Symbol" w:hint="default"/>
      </w:rPr>
    </w:lvl>
    <w:lvl w:ilvl="7" w:tplc="240A0003" w:tentative="1">
      <w:start w:val="1"/>
      <w:numFmt w:val="bullet"/>
      <w:lvlText w:val="o"/>
      <w:lvlJc w:val="left"/>
      <w:pPr>
        <w:ind w:left="6192" w:hanging="360"/>
      </w:pPr>
      <w:rPr>
        <w:rFonts w:ascii="Courier New" w:hAnsi="Courier New" w:cs="Courier New" w:hint="default"/>
      </w:rPr>
    </w:lvl>
    <w:lvl w:ilvl="8" w:tplc="240A0005" w:tentative="1">
      <w:start w:val="1"/>
      <w:numFmt w:val="bullet"/>
      <w:lvlText w:val=""/>
      <w:lvlJc w:val="left"/>
      <w:pPr>
        <w:ind w:left="6912" w:hanging="360"/>
      </w:pPr>
      <w:rPr>
        <w:rFonts w:ascii="Wingdings" w:hAnsi="Wingdings" w:hint="default"/>
      </w:rPr>
    </w:lvl>
  </w:abstractNum>
  <w:abstractNum w:abstractNumId="4" w15:restartNumberingAfterBreak="0">
    <w:nsid w:val="09AE12E8"/>
    <w:multiLevelType w:val="hybridMultilevel"/>
    <w:tmpl w:val="19065706"/>
    <w:lvl w:ilvl="0" w:tplc="17268B4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194F29EE"/>
    <w:multiLevelType w:val="hybridMultilevel"/>
    <w:tmpl w:val="A00A47C4"/>
    <w:lvl w:ilvl="0" w:tplc="17268B4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19EF2EEE"/>
    <w:multiLevelType w:val="hybridMultilevel"/>
    <w:tmpl w:val="542234E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A420397"/>
    <w:multiLevelType w:val="hybridMultilevel"/>
    <w:tmpl w:val="61EC0A06"/>
    <w:lvl w:ilvl="0" w:tplc="240A0001">
      <w:start w:val="1"/>
      <w:numFmt w:val="bullet"/>
      <w:lvlText w:val=""/>
      <w:lvlJc w:val="left"/>
      <w:pPr>
        <w:ind w:left="1512" w:hanging="360"/>
      </w:pPr>
      <w:rPr>
        <w:rFonts w:ascii="Symbol" w:hAnsi="Symbol"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0" w15:restartNumberingAfterBreak="0">
    <w:nsid w:val="1C0F1802"/>
    <w:multiLevelType w:val="hybridMultilevel"/>
    <w:tmpl w:val="6DCCCC4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C117455"/>
    <w:multiLevelType w:val="multilevel"/>
    <w:tmpl w:val="4A540A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E73745"/>
    <w:multiLevelType w:val="hybridMultilevel"/>
    <w:tmpl w:val="028ABE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F4F3F76"/>
    <w:multiLevelType w:val="hybridMultilevel"/>
    <w:tmpl w:val="1486D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620A88"/>
    <w:multiLevelType w:val="hybridMultilevel"/>
    <w:tmpl w:val="DD5A6C7E"/>
    <w:lvl w:ilvl="0" w:tplc="C61CAF66">
      <w:numFmt w:val="bullet"/>
      <w:lvlText w:val="•"/>
      <w:lvlJc w:val="left"/>
      <w:pPr>
        <w:ind w:left="2484" w:hanging="360"/>
      </w:pPr>
      <w:rPr>
        <w:rFonts w:ascii="Century Gothic" w:eastAsiaTheme="minorHAnsi" w:hAnsi="Century Gothic" w:cstheme="minorBidi" w:hint="default"/>
      </w:rPr>
    </w:lvl>
    <w:lvl w:ilvl="1" w:tplc="C61CAF66">
      <w:numFmt w:val="bullet"/>
      <w:lvlText w:val="•"/>
      <w:lvlJc w:val="left"/>
      <w:pPr>
        <w:ind w:left="1776" w:hanging="360"/>
      </w:pPr>
      <w:rPr>
        <w:rFonts w:ascii="Century Gothic" w:eastAsiaTheme="minorHAnsi" w:hAnsi="Century Gothic" w:cstheme="minorBidi"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21C81E90"/>
    <w:multiLevelType w:val="hybridMultilevel"/>
    <w:tmpl w:val="C232A154"/>
    <w:lvl w:ilvl="0" w:tplc="FFFFFFFF">
      <w:numFmt w:val="bullet"/>
      <w:lvlText w:val="•"/>
      <w:lvlJc w:val="left"/>
      <w:pPr>
        <w:ind w:left="2484" w:hanging="360"/>
      </w:pPr>
      <w:rPr>
        <w:rFonts w:ascii="Century Gothic" w:eastAsiaTheme="minorHAnsi" w:hAnsi="Century Gothic" w:cstheme="minorBidi" w:hint="default"/>
      </w:rPr>
    </w:lvl>
    <w:lvl w:ilvl="1" w:tplc="240A0003">
      <w:start w:val="1"/>
      <w:numFmt w:val="bullet"/>
      <w:lvlText w:val="o"/>
      <w:lvlJc w:val="left"/>
      <w:pPr>
        <w:ind w:left="1776"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6" w15:restartNumberingAfterBreak="0">
    <w:nsid w:val="25875F72"/>
    <w:multiLevelType w:val="hybridMultilevel"/>
    <w:tmpl w:val="0F42AFE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17" w15:restartNumberingAfterBreak="0">
    <w:nsid w:val="2DDC04BF"/>
    <w:multiLevelType w:val="hybridMultilevel"/>
    <w:tmpl w:val="7D905FCE"/>
    <w:lvl w:ilvl="0" w:tplc="C61CAF66">
      <w:numFmt w:val="bullet"/>
      <w:lvlText w:val="•"/>
      <w:lvlJc w:val="left"/>
      <w:pPr>
        <w:ind w:left="1776" w:hanging="360"/>
      </w:pPr>
      <w:rPr>
        <w:rFonts w:ascii="Century Gothic" w:eastAsiaTheme="minorHAnsi" w:hAnsi="Century Gothic"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F9C39AA"/>
    <w:multiLevelType w:val="multilevel"/>
    <w:tmpl w:val="F272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B4FCC"/>
    <w:multiLevelType w:val="hybridMultilevel"/>
    <w:tmpl w:val="FACE73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B84CA4"/>
    <w:multiLevelType w:val="hybridMultilevel"/>
    <w:tmpl w:val="67CEACAC"/>
    <w:lvl w:ilvl="0" w:tplc="DAE4DD46">
      <w:start w:val="1"/>
      <w:numFmt w:val="bullet"/>
      <w:lvlText w:val=""/>
      <w:lvlJc w:val="left"/>
      <w:pPr>
        <w:ind w:left="177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E735E1"/>
    <w:multiLevelType w:val="multilevel"/>
    <w:tmpl w:val="438E04FE"/>
    <w:lvl w:ilvl="0">
      <w:start w:val="1"/>
      <w:numFmt w:val="decimal"/>
      <w:lvlText w:val="%1."/>
      <w:lvlJc w:val="left"/>
      <w:pPr>
        <w:ind w:left="360" w:hanging="360"/>
      </w:p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BB10A2"/>
    <w:multiLevelType w:val="multilevel"/>
    <w:tmpl w:val="AA82CB5C"/>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16C1794"/>
    <w:multiLevelType w:val="hybridMultilevel"/>
    <w:tmpl w:val="9AAEAF7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33E746C"/>
    <w:multiLevelType w:val="hybridMultilevel"/>
    <w:tmpl w:val="6AD631FA"/>
    <w:lvl w:ilvl="0" w:tplc="DAE4DD4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361215B"/>
    <w:multiLevelType w:val="multilevel"/>
    <w:tmpl w:val="B6FC5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47CAF"/>
    <w:multiLevelType w:val="multilevel"/>
    <w:tmpl w:val="438E04FE"/>
    <w:lvl w:ilvl="0">
      <w:start w:val="1"/>
      <w:numFmt w:val="decimal"/>
      <w:lvlText w:val="%1."/>
      <w:lvlJc w:val="left"/>
      <w:pPr>
        <w:ind w:left="360" w:hanging="360"/>
      </w:p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2B5B34"/>
    <w:multiLevelType w:val="multilevel"/>
    <w:tmpl w:val="41024ACC"/>
    <w:lvl w:ilvl="0">
      <w:start w:val="5"/>
      <w:numFmt w:val="decimal"/>
      <w:lvlText w:val="%1"/>
      <w:lvlJc w:val="left"/>
      <w:pPr>
        <w:ind w:left="360" w:hanging="360"/>
      </w:pPr>
      <w:rPr>
        <w:rFonts w:ascii="Century Gothic" w:hAnsi="Century Gothic" w:hint="default"/>
        <w:b/>
        <w:sz w:val="20"/>
      </w:rPr>
    </w:lvl>
    <w:lvl w:ilvl="1">
      <w:start w:val="1"/>
      <w:numFmt w:val="decimal"/>
      <w:lvlText w:val="%1.%2"/>
      <w:lvlJc w:val="left"/>
      <w:pPr>
        <w:ind w:left="360" w:hanging="360"/>
      </w:pPr>
      <w:rPr>
        <w:rFonts w:ascii="Century Gothic" w:hAnsi="Century Gothic" w:hint="default"/>
        <w:b/>
        <w:sz w:val="20"/>
      </w:rPr>
    </w:lvl>
    <w:lvl w:ilvl="2">
      <w:start w:val="1"/>
      <w:numFmt w:val="decimal"/>
      <w:lvlText w:val="%1.%2.%3"/>
      <w:lvlJc w:val="left"/>
      <w:pPr>
        <w:ind w:left="720" w:hanging="720"/>
      </w:pPr>
      <w:rPr>
        <w:rFonts w:ascii="Century Gothic" w:hAnsi="Century Gothic" w:hint="default"/>
        <w:b/>
        <w:sz w:val="20"/>
      </w:rPr>
    </w:lvl>
    <w:lvl w:ilvl="3">
      <w:start w:val="1"/>
      <w:numFmt w:val="decimal"/>
      <w:lvlText w:val="%1.%2.%3.%4"/>
      <w:lvlJc w:val="left"/>
      <w:pPr>
        <w:ind w:left="720" w:hanging="720"/>
      </w:pPr>
      <w:rPr>
        <w:rFonts w:ascii="Century Gothic" w:hAnsi="Century Gothic" w:hint="default"/>
        <w:b/>
        <w:sz w:val="20"/>
      </w:rPr>
    </w:lvl>
    <w:lvl w:ilvl="4">
      <w:start w:val="1"/>
      <w:numFmt w:val="decimal"/>
      <w:lvlText w:val="%1.%2.%3.%4.%5"/>
      <w:lvlJc w:val="left"/>
      <w:pPr>
        <w:ind w:left="1080" w:hanging="1080"/>
      </w:pPr>
      <w:rPr>
        <w:rFonts w:ascii="Century Gothic" w:hAnsi="Century Gothic" w:hint="default"/>
        <w:b/>
        <w:sz w:val="20"/>
      </w:rPr>
    </w:lvl>
    <w:lvl w:ilvl="5">
      <w:start w:val="1"/>
      <w:numFmt w:val="decimal"/>
      <w:lvlText w:val="%1.%2.%3.%4.%5.%6"/>
      <w:lvlJc w:val="left"/>
      <w:pPr>
        <w:ind w:left="1440" w:hanging="1440"/>
      </w:pPr>
      <w:rPr>
        <w:rFonts w:ascii="Century Gothic" w:hAnsi="Century Gothic" w:hint="default"/>
        <w:b/>
        <w:sz w:val="20"/>
      </w:rPr>
    </w:lvl>
    <w:lvl w:ilvl="6">
      <w:start w:val="1"/>
      <w:numFmt w:val="decimal"/>
      <w:lvlText w:val="%1.%2.%3.%4.%5.%6.%7"/>
      <w:lvlJc w:val="left"/>
      <w:pPr>
        <w:ind w:left="1440" w:hanging="1440"/>
      </w:pPr>
      <w:rPr>
        <w:rFonts w:ascii="Century Gothic" w:hAnsi="Century Gothic" w:hint="default"/>
        <w:b/>
        <w:sz w:val="20"/>
      </w:rPr>
    </w:lvl>
    <w:lvl w:ilvl="7">
      <w:start w:val="1"/>
      <w:numFmt w:val="decimal"/>
      <w:lvlText w:val="%1.%2.%3.%4.%5.%6.%7.%8"/>
      <w:lvlJc w:val="left"/>
      <w:pPr>
        <w:ind w:left="1800" w:hanging="1800"/>
      </w:pPr>
      <w:rPr>
        <w:rFonts w:ascii="Century Gothic" w:hAnsi="Century Gothic" w:hint="default"/>
        <w:b/>
        <w:sz w:val="20"/>
      </w:rPr>
    </w:lvl>
    <w:lvl w:ilvl="8">
      <w:start w:val="1"/>
      <w:numFmt w:val="decimal"/>
      <w:lvlText w:val="%1.%2.%3.%4.%5.%6.%7.%8.%9"/>
      <w:lvlJc w:val="left"/>
      <w:pPr>
        <w:ind w:left="1800" w:hanging="1800"/>
      </w:pPr>
      <w:rPr>
        <w:rFonts w:ascii="Century Gothic" w:hAnsi="Century Gothic" w:hint="default"/>
        <w:b/>
        <w:sz w:val="20"/>
      </w:rPr>
    </w:lvl>
  </w:abstractNum>
  <w:abstractNum w:abstractNumId="30" w15:restartNumberingAfterBreak="0">
    <w:nsid w:val="53077717"/>
    <w:multiLevelType w:val="hybridMultilevel"/>
    <w:tmpl w:val="DEE8F3D0"/>
    <w:lvl w:ilvl="0" w:tplc="17268B4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3442695"/>
    <w:multiLevelType w:val="multilevel"/>
    <w:tmpl w:val="933E1B3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5DCE02D3"/>
    <w:multiLevelType w:val="hybridMultilevel"/>
    <w:tmpl w:val="0324DA44"/>
    <w:lvl w:ilvl="0" w:tplc="17268B4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5F725360"/>
    <w:multiLevelType w:val="multilevel"/>
    <w:tmpl w:val="DD70B756"/>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35" w15:restartNumberingAfterBreak="0">
    <w:nsid w:val="614E25F3"/>
    <w:multiLevelType w:val="multilevel"/>
    <w:tmpl w:val="438E04FE"/>
    <w:lvl w:ilvl="0">
      <w:start w:val="1"/>
      <w:numFmt w:val="decimal"/>
      <w:lvlText w:val="%1."/>
      <w:lvlJc w:val="left"/>
      <w:pPr>
        <w:ind w:left="360" w:hanging="360"/>
      </w:p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63130F9D"/>
    <w:multiLevelType w:val="hybridMultilevel"/>
    <w:tmpl w:val="4EFC71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32439E9"/>
    <w:multiLevelType w:val="hybridMultilevel"/>
    <w:tmpl w:val="CC7EBA82"/>
    <w:lvl w:ilvl="0" w:tplc="328ED506">
      <w:numFmt w:val="bullet"/>
      <w:lvlText w:val="•"/>
      <w:lvlJc w:val="left"/>
      <w:pPr>
        <w:ind w:left="720" w:hanging="360"/>
      </w:pPr>
      <w:rPr>
        <w:rFonts w:ascii="Century Gothic" w:eastAsiaTheme="minorHAnsi" w:hAnsi="Century Gothic"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3627AD9"/>
    <w:multiLevelType w:val="hybridMultilevel"/>
    <w:tmpl w:val="15C808DA"/>
    <w:lvl w:ilvl="0" w:tplc="F9F4D0E8">
      <w:start w:val="1"/>
      <w:numFmt w:val="bullet"/>
      <w:lvlText w:val=""/>
      <w:lvlJc w:val="left"/>
      <w:pPr>
        <w:ind w:left="360" w:hanging="360"/>
      </w:pPr>
      <w:rPr>
        <w:rFonts w:ascii="Symbol" w:hAnsi="Symbol" w:hint="default"/>
        <w:b w:val="0"/>
        <w:bCs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15:restartNumberingAfterBreak="0">
    <w:nsid w:val="642E04A9"/>
    <w:multiLevelType w:val="multilevel"/>
    <w:tmpl w:val="C13EEBD8"/>
    <w:lvl w:ilvl="0">
      <w:start w:val="1"/>
      <w:numFmt w:val="bullet"/>
      <w:lvlText w:val=""/>
      <w:lvlJc w:val="left"/>
      <w:pPr>
        <w:ind w:left="1512" w:hanging="360"/>
      </w:pPr>
      <w:rPr>
        <w:rFonts w:ascii="Symbol" w:hAnsi="Symbol" w:hint="default"/>
      </w:rPr>
    </w:lvl>
    <w:lvl w:ilvl="1">
      <w:start w:val="1"/>
      <w:numFmt w:val="decimal"/>
      <w:lvlText w:val="%1.%2."/>
      <w:lvlJc w:val="left"/>
      <w:pPr>
        <w:ind w:left="1944" w:hanging="432"/>
      </w:pPr>
      <w:rPr>
        <w:b/>
        <w:bCs w:val="0"/>
      </w:rPr>
    </w:lvl>
    <w:lvl w:ilvl="2">
      <w:start w:val="1"/>
      <w:numFmt w:val="decimal"/>
      <w:lvlText w:val="%1.%2."/>
      <w:lvlJc w:val="left"/>
      <w:pPr>
        <w:ind w:left="2376" w:hanging="504"/>
      </w:pPr>
    </w:lvl>
    <w:lvl w:ilvl="3">
      <w:start w:val="1"/>
      <w:numFmt w:val="decimal"/>
      <w:lvlText w:val="%4."/>
      <w:lvlJc w:val="left"/>
      <w:pPr>
        <w:ind w:left="2592" w:hanging="360"/>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41" w15:restartNumberingAfterBreak="0">
    <w:nsid w:val="67F732F7"/>
    <w:multiLevelType w:val="multilevel"/>
    <w:tmpl w:val="C260970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865B13"/>
    <w:multiLevelType w:val="multilevel"/>
    <w:tmpl w:val="7F2C4C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2D077EF"/>
    <w:multiLevelType w:val="hybridMultilevel"/>
    <w:tmpl w:val="36CEC95A"/>
    <w:lvl w:ilvl="0" w:tplc="FFFFFFFF">
      <w:numFmt w:val="bullet"/>
      <w:lvlText w:val="•"/>
      <w:lvlJc w:val="left"/>
      <w:pPr>
        <w:ind w:left="2484" w:hanging="360"/>
      </w:pPr>
      <w:rPr>
        <w:rFonts w:ascii="Century Gothic" w:eastAsiaTheme="minorHAnsi" w:hAnsi="Century Gothic" w:cstheme="minorBidi" w:hint="default"/>
      </w:rPr>
    </w:lvl>
    <w:lvl w:ilvl="1" w:tplc="DAE4DD46">
      <w:start w:val="1"/>
      <w:numFmt w:val="bullet"/>
      <w:lvlText w:val=""/>
      <w:lvlJc w:val="left"/>
      <w:pPr>
        <w:ind w:left="1152" w:hanging="360"/>
      </w:pPr>
      <w:rPr>
        <w:rFonts w:ascii="Symbol" w:hAnsi="Symbol"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4" w15:restartNumberingAfterBreak="0">
    <w:nsid w:val="77F370A5"/>
    <w:multiLevelType w:val="hybridMultilevel"/>
    <w:tmpl w:val="594064FC"/>
    <w:lvl w:ilvl="0" w:tplc="DAE4DD46">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D1A2B48"/>
    <w:multiLevelType w:val="hybridMultilevel"/>
    <w:tmpl w:val="D77EA7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EDF018C"/>
    <w:multiLevelType w:val="hybridMultilevel"/>
    <w:tmpl w:val="2A64B7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062868374">
    <w:abstractNumId w:val="36"/>
  </w:num>
  <w:num w:numId="2" w16cid:durableId="422453140">
    <w:abstractNumId w:val="28"/>
  </w:num>
  <w:num w:numId="3" w16cid:durableId="2146006255">
    <w:abstractNumId w:val="32"/>
  </w:num>
  <w:num w:numId="4" w16cid:durableId="1382560328">
    <w:abstractNumId w:val="5"/>
  </w:num>
  <w:num w:numId="5" w16cid:durableId="1535000887">
    <w:abstractNumId w:val="20"/>
  </w:num>
  <w:num w:numId="6" w16cid:durableId="755513268">
    <w:abstractNumId w:val="6"/>
  </w:num>
  <w:num w:numId="7" w16cid:durableId="783429138">
    <w:abstractNumId w:val="24"/>
  </w:num>
  <w:num w:numId="8" w16cid:durableId="1567686894">
    <w:abstractNumId w:val="30"/>
  </w:num>
  <w:num w:numId="9" w16cid:durableId="1853640038">
    <w:abstractNumId w:val="7"/>
  </w:num>
  <w:num w:numId="10" w16cid:durableId="951866363">
    <w:abstractNumId w:val="11"/>
  </w:num>
  <w:num w:numId="11" w16cid:durableId="2102722734">
    <w:abstractNumId w:val="39"/>
  </w:num>
  <w:num w:numId="12" w16cid:durableId="222957419">
    <w:abstractNumId w:val="4"/>
  </w:num>
  <w:num w:numId="13" w16cid:durableId="202601281">
    <w:abstractNumId w:val="10"/>
  </w:num>
  <w:num w:numId="14" w16cid:durableId="977418078">
    <w:abstractNumId w:val="33"/>
  </w:num>
  <w:num w:numId="15" w16cid:durableId="348414933">
    <w:abstractNumId w:val="8"/>
  </w:num>
  <w:num w:numId="16" w16cid:durableId="530918129">
    <w:abstractNumId w:val="25"/>
  </w:num>
  <w:num w:numId="17" w16cid:durableId="1541286820">
    <w:abstractNumId w:val="16"/>
  </w:num>
  <w:num w:numId="18" w16cid:durableId="560098006">
    <w:abstractNumId w:val="34"/>
  </w:num>
  <w:num w:numId="19" w16cid:durableId="2064408765">
    <w:abstractNumId w:val="41"/>
  </w:num>
  <w:num w:numId="20" w16cid:durableId="2084258361">
    <w:abstractNumId w:val="42"/>
  </w:num>
  <w:num w:numId="21" w16cid:durableId="822504450">
    <w:abstractNumId w:val="2"/>
  </w:num>
  <w:num w:numId="22" w16cid:durableId="1317370417">
    <w:abstractNumId w:val="40"/>
  </w:num>
  <w:num w:numId="23" w16cid:durableId="1873303724">
    <w:abstractNumId w:val="17"/>
  </w:num>
  <w:num w:numId="24" w16cid:durableId="614141914">
    <w:abstractNumId w:val="21"/>
  </w:num>
  <w:num w:numId="25" w16cid:durableId="752819604">
    <w:abstractNumId w:val="3"/>
  </w:num>
  <w:num w:numId="26" w16cid:durableId="1233084164">
    <w:abstractNumId w:val="9"/>
  </w:num>
  <w:num w:numId="27" w16cid:durableId="1737245125">
    <w:abstractNumId w:val="1"/>
  </w:num>
  <w:num w:numId="28" w16cid:durableId="1249582363">
    <w:abstractNumId w:val="14"/>
  </w:num>
  <w:num w:numId="29" w16cid:durableId="46687855">
    <w:abstractNumId w:val="15"/>
  </w:num>
  <w:num w:numId="30" w16cid:durableId="556168575">
    <w:abstractNumId w:val="43"/>
  </w:num>
  <w:num w:numId="31" w16cid:durableId="2134669214">
    <w:abstractNumId w:val="29"/>
  </w:num>
  <w:num w:numId="32" w16cid:durableId="965965282">
    <w:abstractNumId w:val="23"/>
  </w:num>
  <w:num w:numId="33" w16cid:durableId="1011447742">
    <w:abstractNumId w:val="44"/>
  </w:num>
  <w:num w:numId="34" w16cid:durableId="1785417833">
    <w:abstractNumId w:val="38"/>
  </w:num>
  <w:num w:numId="35" w16cid:durableId="1731030074">
    <w:abstractNumId w:val="26"/>
  </w:num>
  <w:num w:numId="36" w16cid:durableId="1468670362">
    <w:abstractNumId w:val="45"/>
  </w:num>
  <w:num w:numId="37" w16cid:durableId="129717085">
    <w:abstractNumId w:val="31"/>
  </w:num>
  <w:num w:numId="38" w16cid:durableId="1097290627">
    <w:abstractNumId w:val="0"/>
  </w:num>
  <w:num w:numId="39" w16cid:durableId="826557098">
    <w:abstractNumId w:val="35"/>
  </w:num>
  <w:num w:numId="40" w16cid:durableId="1008875307">
    <w:abstractNumId w:val="12"/>
  </w:num>
  <w:num w:numId="41" w16cid:durableId="1709909535">
    <w:abstractNumId w:val="19"/>
  </w:num>
  <w:num w:numId="42" w16cid:durableId="1811239546">
    <w:abstractNumId w:val="37"/>
  </w:num>
  <w:num w:numId="43" w16cid:durableId="846748597">
    <w:abstractNumId w:val="22"/>
  </w:num>
  <w:num w:numId="44" w16cid:durableId="531847437">
    <w:abstractNumId w:val="13"/>
  </w:num>
  <w:num w:numId="45" w16cid:durableId="1805930470">
    <w:abstractNumId w:val="27"/>
  </w:num>
  <w:num w:numId="46" w16cid:durableId="1382630901">
    <w:abstractNumId w:val="46"/>
  </w:num>
  <w:num w:numId="47" w16cid:durableId="67942817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dia Marcela Moyano Merchan">
    <w15:presenceInfo w15:providerId="AD" w15:userId="S::nidia.moyano@igac.gov.co::2767e6e5-8634-4ca7-abc2-12407321c0d4"/>
  </w15:person>
  <w15:person w15:author="Laura Estefania Bautista Tovar">
    <w15:presenceInfo w15:providerId="None" w15:userId="Laura Estefania Bautista Tov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s-MX" w:vendorID="64" w:dllVersion="4096" w:nlCheck="1" w:checkStyle="0"/>
  <w:activeWritingStyle w:appName="MSWord" w:lang="es-CO"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766"/>
    <w:rsid w:val="00053EEC"/>
    <w:rsid w:val="00072249"/>
    <w:rsid w:val="00087D4A"/>
    <w:rsid w:val="000A3EDA"/>
    <w:rsid w:val="000B5423"/>
    <w:rsid w:val="000C694C"/>
    <w:rsid w:val="000E7518"/>
    <w:rsid w:val="001026D8"/>
    <w:rsid w:val="00110F30"/>
    <w:rsid w:val="00122204"/>
    <w:rsid w:val="00125455"/>
    <w:rsid w:val="00130F74"/>
    <w:rsid w:val="00167880"/>
    <w:rsid w:val="001725F4"/>
    <w:rsid w:val="00185EB7"/>
    <w:rsid w:val="00187FC7"/>
    <w:rsid w:val="00190581"/>
    <w:rsid w:val="00191661"/>
    <w:rsid w:val="00192DC4"/>
    <w:rsid w:val="001950E9"/>
    <w:rsid w:val="00197F48"/>
    <w:rsid w:val="001E5F64"/>
    <w:rsid w:val="002236FF"/>
    <w:rsid w:val="00227413"/>
    <w:rsid w:val="0024180A"/>
    <w:rsid w:val="00241CC6"/>
    <w:rsid w:val="00257FF3"/>
    <w:rsid w:val="00273426"/>
    <w:rsid w:val="00275477"/>
    <w:rsid w:val="002F0AE4"/>
    <w:rsid w:val="002F0CC7"/>
    <w:rsid w:val="002F4FF1"/>
    <w:rsid w:val="00305CAD"/>
    <w:rsid w:val="003078C4"/>
    <w:rsid w:val="0033400A"/>
    <w:rsid w:val="003447AD"/>
    <w:rsid w:val="003840DA"/>
    <w:rsid w:val="00392E01"/>
    <w:rsid w:val="003A7A21"/>
    <w:rsid w:val="003E7481"/>
    <w:rsid w:val="003F53E5"/>
    <w:rsid w:val="00417520"/>
    <w:rsid w:val="0042743E"/>
    <w:rsid w:val="00435265"/>
    <w:rsid w:val="0047656F"/>
    <w:rsid w:val="00492E20"/>
    <w:rsid w:val="00493D40"/>
    <w:rsid w:val="004B3ECA"/>
    <w:rsid w:val="004D52FE"/>
    <w:rsid w:val="004E04D0"/>
    <w:rsid w:val="004E29A3"/>
    <w:rsid w:val="004F0F1D"/>
    <w:rsid w:val="00507186"/>
    <w:rsid w:val="00520D66"/>
    <w:rsid w:val="005220BC"/>
    <w:rsid w:val="00526DE9"/>
    <w:rsid w:val="00527031"/>
    <w:rsid w:val="00554359"/>
    <w:rsid w:val="00563582"/>
    <w:rsid w:val="00573DC9"/>
    <w:rsid w:val="0059605B"/>
    <w:rsid w:val="005B0918"/>
    <w:rsid w:val="005C3819"/>
    <w:rsid w:val="005C71F1"/>
    <w:rsid w:val="005E1AA5"/>
    <w:rsid w:val="005F594C"/>
    <w:rsid w:val="006117EF"/>
    <w:rsid w:val="00643E84"/>
    <w:rsid w:val="006469E3"/>
    <w:rsid w:val="006735B3"/>
    <w:rsid w:val="00692EB5"/>
    <w:rsid w:val="00712AB0"/>
    <w:rsid w:val="00726C1C"/>
    <w:rsid w:val="0074668C"/>
    <w:rsid w:val="007501A8"/>
    <w:rsid w:val="00780874"/>
    <w:rsid w:val="0078733C"/>
    <w:rsid w:val="007907C8"/>
    <w:rsid w:val="00794B8C"/>
    <w:rsid w:val="00795E00"/>
    <w:rsid w:val="007A5A3A"/>
    <w:rsid w:val="007B4626"/>
    <w:rsid w:val="007C5E80"/>
    <w:rsid w:val="007E07A5"/>
    <w:rsid w:val="007E0C10"/>
    <w:rsid w:val="007E52C7"/>
    <w:rsid w:val="00816212"/>
    <w:rsid w:val="00836E03"/>
    <w:rsid w:val="008524BD"/>
    <w:rsid w:val="0085782B"/>
    <w:rsid w:val="00867E7E"/>
    <w:rsid w:val="0088213F"/>
    <w:rsid w:val="00885D04"/>
    <w:rsid w:val="00885E30"/>
    <w:rsid w:val="008A7AEB"/>
    <w:rsid w:val="008B0F6E"/>
    <w:rsid w:val="008F2637"/>
    <w:rsid w:val="0091700B"/>
    <w:rsid w:val="00952764"/>
    <w:rsid w:val="00961D24"/>
    <w:rsid w:val="0099345C"/>
    <w:rsid w:val="00993A86"/>
    <w:rsid w:val="009B2C97"/>
    <w:rsid w:val="009B4ED8"/>
    <w:rsid w:val="009E21D2"/>
    <w:rsid w:val="009F2AEC"/>
    <w:rsid w:val="00A06232"/>
    <w:rsid w:val="00A2022D"/>
    <w:rsid w:val="00A23A28"/>
    <w:rsid w:val="00A3118D"/>
    <w:rsid w:val="00A50F8B"/>
    <w:rsid w:val="00A54AC3"/>
    <w:rsid w:val="00A54F7F"/>
    <w:rsid w:val="00A71040"/>
    <w:rsid w:val="00A73103"/>
    <w:rsid w:val="00A83B80"/>
    <w:rsid w:val="00A91135"/>
    <w:rsid w:val="00A91765"/>
    <w:rsid w:val="00A944FE"/>
    <w:rsid w:val="00AC0716"/>
    <w:rsid w:val="00AC2766"/>
    <w:rsid w:val="00AC3C8B"/>
    <w:rsid w:val="00AC4A93"/>
    <w:rsid w:val="00AD0251"/>
    <w:rsid w:val="00AD5B5D"/>
    <w:rsid w:val="00B158E4"/>
    <w:rsid w:val="00B6576E"/>
    <w:rsid w:val="00B868B0"/>
    <w:rsid w:val="00B9412C"/>
    <w:rsid w:val="00BA3A20"/>
    <w:rsid w:val="00BC78C6"/>
    <w:rsid w:val="00BF3DE6"/>
    <w:rsid w:val="00C039B6"/>
    <w:rsid w:val="00C07351"/>
    <w:rsid w:val="00C1126C"/>
    <w:rsid w:val="00C11BBF"/>
    <w:rsid w:val="00C15D2E"/>
    <w:rsid w:val="00C20F54"/>
    <w:rsid w:val="00C20F81"/>
    <w:rsid w:val="00C409F9"/>
    <w:rsid w:val="00C820F6"/>
    <w:rsid w:val="00C9097E"/>
    <w:rsid w:val="00CA5AD5"/>
    <w:rsid w:val="00CB1127"/>
    <w:rsid w:val="00CE1319"/>
    <w:rsid w:val="00CF60B9"/>
    <w:rsid w:val="00D00F4D"/>
    <w:rsid w:val="00D05432"/>
    <w:rsid w:val="00D122AD"/>
    <w:rsid w:val="00D3310A"/>
    <w:rsid w:val="00D36342"/>
    <w:rsid w:val="00D60780"/>
    <w:rsid w:val="00D62390"/>
    <w:rsid w:val="00D7066E"/>
    <w:rsid w:val="00D75620"/>
    <w:rsid w:val="00DB0CA0"/>
    <w:rsid w:val="00DB3B1F"/>
    <w:rsid w:val="00DE045F"/>
    <w:rsid w:val="00DE4183"/>
    <w:rsid w:val="00DF1590"/>
    <w:rsid w:val="00DF70D8"/>
    <w:rsid w:val="00E00060"/>
    <w:rsid w:val="00E0518C"/>
    <w:rsid w:val="00E57FC4"/>
    <w:rsid w:val="00E7408F"/>
    <w:rsid w:val="00E925B4"/>
    <w:rsid w:val="00EB0131"/>
    <w:rsid w:val="00F0105C"/>
    <w:rsid w:val="00F050DD"/>
    <w:rsid w:val="00F70F94"/>
    <w:rsid w:val="00F95804"/>
    <w:rsid w:val="00FB6F02"/>
    <w:rsid w:val="00FD3DF9"/>
    <w:rsid w:val="0939C1F9"/>
    <w:rsid w:val="0EBD8F68"/>
    <w:rsid w:val="1026A85B"/>
    <w:rsid w:val="1C342615"/>
    <w:rsid w:val="1FD4579D"/>
    <w:rsid w:val="2076A69D"/>
    <w:rsid w:val="2261C8E6"/>
    <w:rsid w:val="40FD4D05"/>
    <w:rsid w:val="4942BD7E"/>
    <w:rsid w:val="4CC577F8"/>
    <w:rsid w:val="547B361B"/>
    <w:rsid w:val="5549FA31"/>
    <w:rsid w:val="5F8468AC"/>
    <w:rsid w:val="612CE55F"/>
    <w:rsid w:val="639CE5CD"/>
    <w:rsid w:val="67897E4C"/>
    <w:rsid w:val="6D9BF22E"/>
    <w:rsid w:val="6E241FBE"/>
    <w:rsid w:val="6F426F9C"/>
    <w:rsid w:val="75B60179"/>
    <w:rsid w:val="76A26668"/>
    <w:rsid w:val="78F1FA86"/>
    <w:rsid w:val="7A1E2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5F14E"/>
  <w15:chartTrackingRefBased/>
  <w15:docId w15:val="{40829914-0899-4E9A-A815-0688E0AC5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Título 1A"/>
    <w:basedOn w:val="Normal"/>
    <w:next w:val="Normal"/>
    <w:link w:val="Ttulo1Car"/>
    <w:qFormat/>
    <w:rsid w:val="007501A8"/>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Ttulo2">
    <w:name w:val="heading 2"/>
    <w:basedOn w:val="Normal"/>
    <w:next w:val="Normal"/>
    <w:link w:val="Ttulo2Car"/>
    <w:uiPriority w:val="9"/>
    <w:unhideWhenUsed/>
    <w:qFormat/>
    <w:rsid w:val="00DE4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20D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C27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2766"/>
  </w:style>
  <w:style w:type="paragraph" w:styleId="Piedepgina">
    <w:name w:val="footer"/>
    <w:basedOn w:val="Normal"/>
    <w:link w:val="PiedepginaCar"/>
    <w:uiPriority w:val="99"/>
    <w:unhideWhenUsed/>
    <w:rsid w:val="00AC27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2766"/>
  </w:style>
  <w:style w:type="character" w:customStyle="1" w:styleId="Ttulo1Car">
    <w:name w:val="Título 1 Car"/>
    <w:aliases w:val="TITULO Car,Título 1A Car"/>
    <w:basedOn w:val="Fuentedeprrafopredeter"/>
    <w:link w:val="Ttulo1"/>
    <w:rsid w:val="007501A8"/>
    <w:rPr>
      <w:rFonts w:asciiTheme="majorHAnsi" w:eastAsiaTheme="majorEastAsia" w:hAnsiTheme="majorHAnsi" w:cstheme="majorBidi"/>
      <w:color w:val="2F5496" w:themeColor="accent1" w:themeShade="BF"/>
      <w:kern w:val="0"/>
      <w:sz w:val="32"/>
      <w:szCs w:val="32"/>
      <w14:ligatures w14:val="none"/>
    </w:rPr>
  </w:style>
  <w:style w:type="table" w:styleId="Tablaconcuadrcula">
    <w:name w:val="Table Grid"/>
    <w:basedOn w:val="Tablanormal"/>
    <w:uiPriority w:val="39"/>
    <w:rsid w:val="007501A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3,Párrafo de lista1,Bullets"/>
    <w:basedOn w:val="Normal"/>
    <w:link w:val="PrrafodelistaCar"/>
    <w:uiPriority w:val="34"/>
    <w:qFormat/>
    <w:rsid w:val="007501A8"/>
    <w:pPr>
      <w:ind w:left="720"/>
      <w:contextualSpacing/>
    </w:pPr>
    <w:rPr>
      <w:kern w:val="0"/>
      <w14:ligatures w14:val="none"/>
    </w:rPr>
  </w:style>
  <w:style w:type="paragraph" w:styleId="TtuloTDC">
    <w:name w:val="TOC Heading"/>
    <w:basedOn w:val="Ttulo1"/>
    <w:next w:val="Normal"/>
    <w:uiPriority w:val="39"/>
    <w:unhideWhenUsed/>
    <w:qFormat/>
    <w:rsid w:val="007501A8"/>
    <w:pPr>
      <w:spacing w:before="480" w:line="276" w:lineRule="auto"/>
      <w:outlineLvl w:val="9"/>
    </w:pPr>
    <w:rPr>
      <w:b/>
      <w:bCs/>
      <w:sz w:val="28"/>
      <w:szCs w:val="28"/>
      <w:lang w:eastAsia="es-CO"/>
    </w:rPr>
  </w:style>
  <w:style w:type="character" w:customStyle="1" w:styleId="PrrafodelistaCar">
    <w:name w:val="Párrafo de lista Car"/>
    <w:aliases w:val="titulo 3 Car,Párrafo de lista1 Car,Bullets Car"/>
    <w:link w:val="Prrafodelista"/>
    <w:uiPriority w:val="34"/>
    <w:rsid w:val="007501A8"/>
    <w:rPr>
      <w:kern w:val="0"/>
      <w14:ligatures w14:val="none"/>
    </w:rPr>
  </w:style>
  <w:style w:type="paragraph" w:styleId="Descripcin">
    <w:name w:val="caption"/>
    <w:basedOn w:val="Normal"/>
    <w:next w:val="Normal"/>
    <w:link w:val="DescripcinCar"/>
    <w:uiPriority w:val="35"/>
    <w:unhideWhenUsed/>
    <w:qFormat/>
    <w:rsid w:val="00E57FC4"/>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A2022D"/>
    <w:pPr>
      <w:spacing w:after="100"/>
    </w:pPr>
  </w:style>
  <w:style w:type="character" w:styleId="Hipervnculo">
    <w:name w:val="Hyperlink"/>
    <w:basedOn w:val="Fuentedeprrafopredeter"/>
    <w:uiPriority w:val="99"/>
    <w:unhideWhenUsed/>
    <w:rsid w:val="00A2022D"/>
    <w:rPr>
      <w:color w:val="0563C1" w:themeColor="hyperlink"/>
      <w:u w:val="single"/>
    </w:rPr>
  </w:style>
  <w:style w:type="paragraph" w:styleId="Tabladeilustraciones">
    <w:name w:val="table of figures"/>
    <w:basedOn w:val="Normal"/>
    <w:next w:val="Normal"/>
    <w:uiPriority w:val="99"/>
    <w:unhideWhenUsed/>
    <w:rsid w:val="00BF3DE6"/>
    <w:pPr>
      <w:spacing w:after="0"/>
    </w:pPr>
  </w:style>
  <w:style w:type="paragraph" w:customStyle="1" w:styleId="Default">
    <w:name w:val="Default"/>
    <w:rsid w:val="007E0C10"/>
    <w:pPr>
      <w:autoSpaceDE w:val="0"/>
      <w:autoSpaceDN w:val="0"/>
      <w:adjustRightInd w:val="0"/>
      <w:spacing w:after="0" w:line="240" w:lineRule="auto"/>
    </w:pPr>
    <w:rPr>
      <w:rFonts w:ascii="Century Gothic" w:hAnsi="Century Gothic" w:cs="Century Gothic"/>
      <w:color w:val="000000"/>
      <w:kern w:val="0"/>
      <w:sz w:val="24"/>
      <w:szCs w:val="24"/>
    </w:rPr>
  </w:style>
  <w:style w:type="character" w:customStyle="1" w:styleId="Ttulo2Car">
    <w:name w:val="Título 2 Car"/>
    <w:basedOn w:val="Fuentedeprrafopredeter"/>
    <w:link w:val="Ttulo2"/>
    <w:uiPriority w:val="9"/>
    <w:rsid w:val="00DE4183"/>
    <w:rPr>
      <w:rFonts w:asciiTheme="majorHAnsi" w:eastAsiaTheme="majorEastAsia" w:hAnsiTheme="majorHAnsi" w:cstheme="majorBidi"/>
      <w:color w:val="2F5496" w:themeColor="accent1" w:themeShade="BF"/>
      <w:sz w:val="26"/>
      <w:szCs w:val="26"/>
    </w:rPr>
  </w:style>
  <w:style w:type="paragraph" w:customStyle="1" w:styleId="Estilo1">
    <w:name w:val="Estilo1"/>
    <w:basedOn w:val="Descripcin"/>
    <w:link w:val="Estilo1Car"/>
    <w:qFormat/>
    <w:rsid w:val="00E925B4"/>
    <w:pPr>
      <w:keepNext/>
      <w:spacing w:after="0"/>
      <w:jc w:val="center"/>
    </w:pPr>
    <w:rPr>
      <w:rFonts w:ascii="Century Gothic" w:hAnsi="Century Gothic"/>
      <w:i w:val="0"/>
      <w:color w:val="000000" w:themeColor="text1"/>
      <w:sz w:val="16"/>
    </w:rPr>
  </w:style>
  <w:style w:type="character" w:customStyle="1" w:styleId="DescripcinCar">
    <w:name w:val="Descripción Car"/>
    <w:basedOn w:val="Fuentedeprrafopredeter"/>
    <w:link w:val="Descripcin"/>
    <w:uiPriority w:val="35"/>
    <w:rsid w:val="00E925B4"/>
    <w:rPr>
      <w:i/>
      <w:iCs/>
      <w:color w:val="44546A" w:themeColor="text2"/>
      <w:sz w:val="18"/>
      <w:szCs w:val="18"/>
    </w:rPr>
  </w:style>
  <w:style w:type="character" w:customStyle="1" w:styleId="Estilo1Car">
    <w:name w:val="Estilo1 Car"/>
    <w:basedOn w:val="DescripcinCar"/>
    <w:link w:val="Estilo1"/>
    <w:rsid w:val="00E925B4"/>
    <w:rPr>
      <w:rFonts w:ascii="Century Gothic" w:hAnsi="Century Gothic"/>
      <w:i w:val="0"/>
      <w:iCs/>
      <w:color w:val="000000" w:themeColor="text1"/>
      <w:sz w:val="16"/>
      <w:szCs w:val="18"/>
    </w:rPr>
  </w:style>
  <w:style w:type="paragraph" w:customStyle="1" w:styleId="Estilo2">
    <w:name w:val="Estilo2"/>
    <w:basedOn w:val="Descripcin"/>
    <w:next w:val="Estilo1"/>
    <w:link w:val="Estilo2Car"/>
    <w:qFormat/>
    <w:rsid w:val="00D7066E"/>
    <w:pPr>
      <w:keepNext/>
      <w:spacing w:after="0"/>
      <w:jc w:val="center"/>
    </w:pPr>
    <w:rPr>
      <w:rFonts w:ascii="Century Gothic" w:hAnsi="Century Gothic"/>
      <w:color w:val="262626" w:themeColor="text1" w:themeTint="D9"/>
      <w:sz w:val="16"/>
    </w:rPr>
  </w:style>
  <w:style w:type="character" w:customStyle="1" w:styleId="Estilo2Car">
    <w:name w:val="Estilo2 Car"/>
    <w:basedOn w:val="DescripcinCar"/>
    <w:link w:val="Estilo2"/>
    <w:rsid w:val="00D7066E"/>
    <w:rPr>
      <w:rFonts w:ascii="Century Gothic" w:hAnsi="Century Gothic"/>
      <w:i/>
      <w:iCs/>
      <w:color w:val="262626" w:themeColor="text1" w:themeTint="D9"/>
      <w:sz w:val="16"/>
      <w:szCs w:val="18"/>
    </w:rPr>
  </w:style>
  <w:style w:type="character" w:customStyle="1" w:styleId="Ttulo3Car">
    <w:name w:val="Título 3 Car"/>
    <w:basedOn w:val="Fuentedeprrafopredeter"/>
    <w:link w:val="Ttulo3"/>
    <w:uiPriority w:val="9"/>
    <w:semiHidden/>
    <w:rsid w:val="00520D6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2F0CC7"/>
    <w:pPr>
      <w:spacing w:before="120" w:after="100"/>
      <w:ind w:left="400"/>
      <w:jc w:val="both"/>
    </w:pPr>
    <w:rPr>
      <w:rFonts w:ascii="Century Gothic" w:hAnsi="Century Gothic"/>
      <w:kern w:val="0"/>
      <w:sz w:val="20"/>
      <w:lang w:val="es-419"/>
      <w14:ligatures w14:val="none"/>
    </w:rPr>
  </w:style>
  <w:style w:type="paragraph" w:styleId="Textodeglobo">
    <w:name w:val="Balloon Text"/>
    <w:basedOn w:val="Normal"/>
    <w:link w:val="TextodegloboCar"/>
    <w:uiPriority w:val="99"/>
    <w:semiHidden/>
    <w:unhideWhenUsed/>
    <w:rsid w:val="00C0735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7351"/>
    <w:rPr>
      <w:rFonts w:ascii="Segoe UI" w:hAnsi="Segoe UI" w:cs="Segoe UI"/>
      <w:sz w:val="18"/>
      <w:szCs w:val="18"/>
    </w:rPr>
  </w:style>
  <w:style w:type="paragraph" w:styleId="Revisin">
    <w:name w:val="Revision"/>
    <w:hidden/>
    <w:uiPriority w:val="99"/>
    <w:semiHidden/>
    <w:rsid w:val="00191661"/>
    <w:pPr>
      <w:spacing w:after="0" w:line="240" w:lineRule="auto"/>
    </w:pPr>
  </w:style>
  <w:style w:type="character" w:styleId="Refdecomentario">
    <w:name w:val="annotation reference"/>
    <w:basedOn w:val="Fuentedeprrafopredeter"/>
    <w:uiPriority w:val="99"/>
    <w:semiHidden/>
    <w:unhideWhenUsed/>
    <w:rsid w:val="00C9097E"/>
    <w:rPr>
      <w:sz w:val="16"/>
      <w:szCs w:val="16"/>
    </w:rPr>
  </w:style>
  <w:style w:type="paragraph" w:styleId="Textocomentario">
    <w:name w:val="annotation text"/>
    <w:basedOn w:val="Normal"/>
    <w:link w:val="TextocomentarioCar"/>
    <w:uiPriority w:val="99"/>
    <w:unhideWhenUsed/>
    <w:rsid w:val="00C9097E"/>
    <w:pPr>
      <w:spacing w:line="240" w:lineRule="auto"/>
    </w:pPr>
    <w:rPr>
      <w:sz w:val="20"/>
      <w:szCs w:val="20"/>
    </w:rPr>
  </w:style>
  <w:style w:type="character" w:customStyle="1" w:styleId="TextocomentarioCar">
    <w:name w:val="Texto comentario Car"/>
    <w:basedOn w:val="Fuentedeprrafopredeter"/>
    <w:link w:val="Textocomentario"/>
    <w:uiPriority w:val="99"/>
    <w:rsid w:val="00C9097E"/>
    <w:rPr>
      <w:sz w:val="20"/>
      <w:szCs w:val="20"/>
    </w:rPr>
  </w:style>
  <w:style w:type="paragraph" w:styleId="Asuntodelcomentario">
    <w:name w:val="annotation subject"/>
    <w:basedOn w:val="Textocomentario"/>
    <w:next w:val="Textocomentario"/>
    <w:link w:val="AsuntodelcomentarioCar"/>
    <w:uiPriority w:val="99"/>
    <w:semiHidden/>
    <w:unhideWhenUsed/>
    <w:rsid w:val="00C9097E"/>
    <w:rPr>
      <w:b/>
      <w:bCs/>
    </w:rPr>
  </w:style>
  <w:style w:type="character" w:customStyle="1" w:styleId="AsuntodelcomentarioCar">
    <w:name w:val="Asunto del comentario Car"/>
    <w:basedOn w:val="TextocomentarioCar"/>
    <w:link w:val="Asuntodelcomentario"/>
    <w:uiPriority w:val="99"/>
    <w:semiHidden/>
    <w:rsid w:val="00C9097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840262">
      <w:bodyDiv w:val="1"/>
      <w:marLeft w:val="0"/>
      <w:marRight w:val="0"/>
      <w:marTop w:val="0"/>
      <w:marBottom w:val="0"/>
      <w:divBdr>
        <w:top w:val="none" w:sz="0" w:space="0" w:color="auto"/>
        <w:left w:val="none" w:sz="0" w:space="0" w:color="auto"/>
        <w:bottom w:val="none" w:sz="0" w:space="0" w:color="auto"/>
        <w:right w:val="none" w:sz="0" w:space="0" w:color="auto"/>
      </w:divBdr>
    </w:div>
    <w:div w:id="85769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7.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sv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igac.gov.co/" TargetMode="External"/><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b:Tag>
    <b:SourceType>InternetSite</b:SourceType>
    <b:Guid>{7F1C2004-5410-4E0E-9135-8CE53C396491}</b:Guid>
    <b:Author>
      <b:Author>
        <b:Corporate>DANE</b:Corporate>
      </b:Author>
    </b:Author>
    <b:URL>https://www.dane.gov.co/index.php/sistema-estadistico-nacional-sen/normas-y-estandares/nomenclaturas-y-clasificaciones/nomenclaturas/codificacion-de-la-division-politica-administrativa-de-colombia-divipola</b:URL>
    <b:RefOrder>3</b:RefOrder>
  </b:Source>
</b:Sources>
</file>

<file path=customXml/itemProps1.xml><?xml version="1.0" encoding="utf-8"?>
<ds:datastoreItem xmlns:ds="http://schemas.openxmlformats.org/officeDocument/2006/customXml" ds:itemID="{3A1E4A74-A1DF-4F8A-AFE3-F5AC63F94791}">
  <ds:schemaRefs>
    <ds:schemaRef ds:uri="http://schemas.openxmlformats.org/officeDocument/2006/bibliography"/>
  </ds:schemaRefs>
</ds:datastoreItem>
</file>

<file path=docMetadata/LabelInfo.xml><?xml version="1.0" encoding="utf-8"?>
<clbl:labelList xmlns:clbl="http://schemas.microsoft.com/office/2020/mipLabelMetadata">
  <clbl:label id="{ed49fe9a-6eea-47e6-bf52-ee9ecb5da807}" enabled="0" method="" siteId="{ed49fe9a-6eea-47e6-bf52-ee9ecb5da807}" removed="1"/>
</clbl:labelList>
</file>

<file path=docProps/app.xml><?xml version="1.0" encoding="utf-8"?>
<Properties xmlns="http://schemas.openxmlformats.org/officeDocument/2006/extended-properties" xmlns:vt="http://schemas.openxmlformats.org/officeDocument/2006/docPropsVTypes">
  <Template>Normal</Template>
  <TotalTime>42</TotalTime>
  <Pages>13</Pages>
  <Words>1987</Words>
  <Characters>10929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12891</CharactersWithSpaces>
  <SharedDoc>false</SharedDoc>
  <HLinks>
    <vt:vector size="6" baseType="variant">
      <vt:variant>
        <vt:i4>1114184</vt:i4>
      </vt:variant>
      <vt:variant>
        <vt:i4>3</vt:i4>
      </vt:variant>
      <vt:variant>
        <vt:i4>0</vt:i4>
      </vt:variant>
      <vt:variant>
        <vt:i4>5</vt:i4>
      </vt:variant>
      <vt:variant>
        <vt:lpwstr>https://www.igac.gov.co/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planeacion oficina</dc:creator>
  <cp:keywords/>
  <dc:description/>
  <cp:lastModifiedBy>Mariana Ríos Ortegón</cp:lastModifiedBy>
  <cp:revision>7</cp:revision>
  <dcterms:created xsi:type="dcterms:W3CDTF">2024-11-11T18:31:00Z</dcterms:created>
  <dcterms:modified xsi:type="dcterms:W3CDTF">2024-11-20T17:08:00Z</dcterms:modified>
</cp:coreProperties>
</file>